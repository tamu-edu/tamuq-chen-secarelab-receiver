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A8D0" w14:textId="1B6BEC10" w:rsidR="00317DC1" w:rsidRPr="00317DC1" w:rsidRDefault="00317DC1" w:rsidP="00317DC1">
      <w:pPr>
        <w:jc w:val="center"/>
        <w:rPr>
          <w:b/>
          <w:bCs/>
          <w:sz w:val="32"/>
          <w:szCs w:val="32"/>
        </w:rPr>
      </w:pPr>
      <w:r>
        <w:rPr>
          <w:b/>
          <w:bCs/>
          <w:sz w:val="32"/>
          <w:szCs w:val="32"/>
        </w:rPr>
        <w:t>What depth-resolved transient measurements on a SiC honeycomb solar receiver imply for reduced-order heat transfer closures</w:t>
      </w:r>
    </w:p>
    <w:p w14:paraId="6BDC4F9C" w14:textId="77777777" w:rsidR="00317DC1" w:rsidRDefault="00317DC1" w:rsidP="00317DC1">
      <w:pPr>
        <w:jc w:val="center"/>
      </w:pPr>
    </w:p>
    <w:p w14:paraId="1E23F9FB" w14:textId="7A06A45C" w:rsidR="00317DC1" w:rsidRDefault="00317DC1" w:rsidP="00317DC1">
      <w:pPr>
        <w:jc w:val="center"/>
      </w:pPr>
      <w:r>
        <w:t>A. Melhim</w:t>
      </w:r>
      <w:r>
        <w:rPr>
          <w:vertAlign w:val="superscript"/>
        </w:rPr>
        <w:t>1</w:t>
      </w:r>
      <w:r>
        <w:t xml:space="preserve"> and K. E. Kakosimos</w:t>
      </w:r>
      <w:r>
        <w:rPr>
          <w:vertAlign w:val="superscript"/>
        </w:rPr>
        <w:t>2</w:t>
      </w:r>
    </w:p>
    <w:p w14:paraId="1F204A3E" w14:textId="77777777" w:rsidR="00317DC1" w:rsidRPr="00317DC1" w:rsidRDefault="00317DC1" w:rsidP="00317DC1">
      <w:pPr>
        <w:jc w:val="center"/>
      </w:pPr>
    </w:p>
    <w:p w14:paraId="29AF3388" w14:textId="6BE95E27" w:rsidR="00317DC1" w:rsidRPr="00317DC1" w:rsidRDefault="00317DC1" w:rsidP="00317DC1">
      <w:pPr>
        <w:jc w:val="center"/>
        <w:rPr>
          <w:i/>
          <w:iCs/>
        </w:rPr>
      </w:pPr>
      <w:r>
        <w:rPr>
          <w:i/>
          <w:iCs/>
          <w:vertAlign w:val="superscript"/>
        </w:rPr>
        <w:t>1</w:t>
      </w:r>
      <w:r>
        <w:rPr>
          <w:i/>
          <w:iCs/>
        </w:rPr>
        <w:t>Texas A&amp;M University at Qatar, Qatar</w:t>
      </w:r>
    </w:p>
    <w:p w14:paraId="06635FBC" w14:textId="66EC1FC9" w:rsidR="00317DC1" w:rsidRPr="00317DC1" w:rsidRDefault="00317DC1" w:rsidP="00317DC1">
      <w:pPr>
        <w:jc w:val="center"/>
        <w:rPr>
          <w:i/>
          <w:iCs/>
        </w:rPr>
      </w:pPr>
      <w:r>
        <w:rPr>
          <w:i/>
          <w:iCs/>
          <w:vertAlign w:val="superscript"/>
        </w:rPr>
        <w:t>2</w:t>
      </w:r>
      <w:r>
        <w:rPr>
          <w:i/>
          <w:iCs/>
        </w:rPr>
        <w:t>Aristotle University of Thessaloniki, Greece; kkakosimos@auth.gr</w:t>
      </w:r>
    </w:p>
    <w:p w14:paraId="255DE5A8" w14:textId="3661958E" w:rsidR="00317DC1" w:rsidRPr="00317DC1" w:rsidRDefault="00317DC1" w:rsidP="00317DC1">
      <w:pPr>
        <w:pStyle w:val="Heading1"/>
        <w:numPr>
          <w:ilvl w:val="0"/>
          <w:numId w:val="0"/>
        </w:numPr>
        <w:ind w:left="432" w:hanging="432"/>
      </w:pPr>
      <w:r>
        <w:t>Abstract</w:t>
      </w:r>
    </w:p>
    <w:p w14:paraId="556EFA47" w14:textId="0D23D1F6" w:rsidR="00317DC1" w:rsidRDefault="00317DC1" w:rsidP="00317DC1">
      <w:commentRangeStart w:id="0"/>
      <w:r>
        <w:t xml:space="preserve">Volumetric solar receivers are meant to absorb concentrated radiation in depth and pass it to a heat transfer fluid (herein air) with little loss from the irradiated face, yet tested absorbers have repeatedly fallen short of the models used to design them. Those models are usually validated against an outlet air temperature and one or two solid temperatures, and this work </w:t>
      </w:r>
      <w:del w:id="90001" w:author="Claude" w:date="2026-10-23T08:00:00Z">
        <w:r>
          <w:delText xml:space="preserve">asks</w:delText>
        </w:r>
      </w:del>
      <w:ins w:id="90002" w:author="Claude" w:date="2026-10-23T08:00:00Z">
        <w:r>
          <w:rPr>
            <w:highlight w:val="yellow"/>
          </w:rPr>
          <w:t xml:space="preserve">examines</w:t>
        </w:r>
      </w:ins>
      <w:r>
        <w:t xml:space="preserve"> how much such data </w:t>
      </w:r>
      <w:del w:id="90003" w:author="Claude" w:date="2026-10-23T08:00:00Z">
        <w:r>
          <w:delText xml:space="preserve">can tell us about the receiver</w:delText>
        </w:r>
      </w:del>
      <w:ins w:id="90004" w:author="Claude" w:date="2026-10-23T08:00:00Z">
        <w:r>
          <w:rPr>
            <w:highlight w:val="yellow"/>
          </w:rPr>
          <w:t xml:space="preserve">constrain the receiver's internal heat transfer</w:t>
        </w:r>
      </w:ins>
      <w:r>
        <w:t xml:space="preserve">. A silicon carbide honeycomb receiver with 100 square channels of 1.5 mm side was instrumented at several depths and tested in a high-flux solar simulator at three irradiance levels and channel Reynolds numbers of 23 to 94, and its fifteen heating and three cooling transients were reduced without fitting a thermal model to them.</w:t>
      </w:r>
      <w:commentRangeEnd w:id="0"/>
      <w:r>
        <w:commentReference w:id="0"/>
      </w:r>
    </w:p>
    <w:p w14:paraId="1D844C7D" w14:textId="3A400544" w:rsidR="00317DC1" w:rsidRDefault="00317DC1" w:rsidP="00317DC1">
      <w:r>
        <w:t xml:space="preserve">The measurements </w:t>
      </w:r>
      <w:del w:id="90005" w:author="Claude" w:date="2026-10-23T08:00:00Z">
        <w:r>
          <w:delText xml:space="preserve">show that heat exchange between gas and solid is limited</w:delText>
        </w:r>
      </w:del>
      <w:ins w:id="90006" w:author="Claude" w:date="2026-10-23T08:00:00Z">
        <w:r>
          <w:rPr>
            <w:highlight w:val="yellow"/>
          </w:rPr>
          <w:t xml:space="preserve">locate the limitation on gas–solid heat exchange</w:t>
        </w:r>
      </w:ins>
      <w:r>
        <w:t xml:space="preserve"> at the scale of the whole assembly</w:t>
      </w:r>
      <w:del w:id="90007" w:author="Claude" w:date="2026-10-23T08:00:00Z">
        <w:r>
          <w:delText xml:space="preserve"> rather than inside the channels: the</w:delText>
        </w:r>
      </w:del>
      <w:ins w:id="90008" w:author="Claude" w:date="2026-10-23T08:00:00Z">
        <w:r>
          <w:rPr>
            <w:highlight w:val="yellow"/>
          </w:rPr>
          <w:t xml:space="preserve">. The</w:t>
        </w:r>
      </w:ins>
      <w:r>
        <w:t xml:space="preserve"> apparent Nusselt number lies one to two orders of magnitude below the laminar duct value, and the transient response is governed by an effective capacitance of 275 ± 38 J K</w:t>
      </w:r>
      <w:r>
        <w:rPr>
          <w:rFonts w:ascii="Cambria Math" w:hAnsi="Cambria Math" w:cs="Cambria Math"/>
        </w:rPr>
        <w:t>⁻</w:t>
      </w:r>
      <w:r>
        <w:rPr>
          <w:rFonts w:ascii="Aptos" w:hAnsi="Aptos" w:cs="Aptos"/>
        </w:rPr>
        <w:t>¹</w:t>
      </w:r>
      <w:r>
        <w:t xml:space="preserve">, six to seven times that of the monolith alone. </w:t>
      </w:r>
      <w:del w:id="90009" w:author="Claude" w:date="2026-10-23T08:00:00Z">
        <w:r>
          <w:delText xml:space="preserve">More consequential for modelling,</w:delText>
        </w:r>
      </w:del>
      <w:ins w:id="90010" w:author="Claude" w:date="2026-10-23T08:00:00Z">
        <w:r>
          <w:rPr>
            <w:highlight w:val="yellow"/>
          </w:rPr>
          <w:t xml:space="preserve">For modelling, the key result is that</w:t>
        </w:r>
      </w:ins>
      <w:r>
        <w:t xml:space="preserve"> the number of transfer units rises with flow, as </w:t>
      </w:r>
      <m:oMath>
        <m:r>
          <w:rPr>
            <w:rFonts w:ascii="Cambria Math" w:hAnsi="Cambria Math"/>
          </w:rPr>
          <m:t>R</m:t>
        </m:r>
        <m:sSubSup>
          <m:sSubSupPr>
            <m:ctrlPr>
              <w:rPr>
                <w:rFonts w:ascii="Cambria Math" w:hAnsi="Cambria Math"/>
                <w:i/>
              </w:rPr>
            </m:ctrlPr>
          </m:sSubSupPr>
          <m:e>
            <m:r>
              <w:rPr>
                <w:rFonts w:ascii="Cambria Math" w:hAnsi="Cambria Math"/>
              </w:rPr>
              <m:t>e</m:t>
            </m:r>
          </m:e>
          <m:sub>
            <m:r>
              <w:rPr>
                <w:rFonts w:ascii="Cambria Math" w:hAnsi="Cambria Math"/>
              </w:rPr>
              <m:t>nom</m:t>
            </m:r>
          </m:sub>
          <m:sup>
            <m:r>
              <w:rPr>
                <w:rFonts w:ascii="Cambria Math" w:hAnsi="Cambria Math"/>
              </w:rPr>
              <m:t>+0.341</m:t>
            </m:r>
          </m:sup>
        </m:sSubSup>
        <m:r>
          <w:rPr>
            <w:rFonts w:ascii="Cambria Math" w:hAnsi="Cambria Math"/>
          </w:rPr>
          <m:t>,</m:t>
        </m:r>
      </m:oMath>
      <w:ins w:id="90011" w:author="Claude" w:date="2026-10-23T08:00:00Z">
        <w:r>
          <w:rPr>
            <w:highlight w:val="yellow"/>
          </w:rPr>
          <w:t xml:space="preserve">,</w:t>
        </w:r>
      </w:ins>
      <w:r>
        <w:t xml:space="preserve"> whereas any single-stream model whose heat transfer coefficient is a fixed function of axial position requires it to fall as </w:t>
      </w:r>
      <m:oMath>
        <m:sSup>
          <m:sSupPr>
            <m:ctrlPr>
              <w:rPr>
                <w:rFonts w:ascii="Cambria Math" w:hAnsi="Cambria Math"/>
              </w:rPr>
            </m:ctrlPr>
          </m:sSupPr>
          <m:e>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e>
          <m:sup>
            <m:r>
              <w:rPr>
                <w:rFonts w:ascii="Cambria Math" w:hAnsi="Cambria Math"/>
              </w:rPr>
              <m:t>-1.00</m:t>
            </m:r>
          </m:sup>
        </m:sSup>
      </m:oMath>
      <w:r>
        <w:t xml:space="preserve">. </w:t>
      </w:r>
      <w:del w:id="90012" w:author="Claude" w:date="2026-10-23T08:00:00Z">
        <w:r>
          <w:delText xml:space="preserve">Because the disagreement is in sign no recalibration can remove it</w:delText>
        </w:r>
      </w:del>
      <w:ins w:id="90013" w:author="Claude" w:date="2026-10-23T08:00:00Z">
        <w:r>
          <w:rPr>
            <w:highlight w:val="yellow"/>
          </w:rPr>
          <w:t xml:space="preserve">This sign disagreement cannot be removed by recalibration</w:t>
        </w:r>
      </w:ins>
      <w:r>
        <w:t xml:space="preserve">, and it </w:t>
      </w:r>
      <w:del w:id="90014" w:author="Claude" w:date="2026-10-23T08:00:00Z">
        <w:r>
          <w:delText xml:space="preserve">suggests that what these models miss is the distribution of flow</w:delText>
        </w:r>
      </w:del>
      <w:ins w:id="90015" w:author="Claude" w:date="2026-10-23T08:00:00Z">
        <w:r>
          <w:rPr>
            <w:highlight w:val="yellow"/>
          </w:rPr>
          <w:t xml:space="preserve">points to the flow distribution</w:t>
        </w:r>
      </w:ins>
      <w:r>
        <w:t xml:space="preserve"> across the receiver</w:t>
      </w:r>
      <w:ins w:id="90016" w:author="Claude" w:date="2026-10-23T08:00:00Z">
        <w:r>
          <w:rPr>
            <w:highlight w:val="yellow"/>
          </w:rPr>
          <w:t xml:space="preserve"> as the missing element</w:t>
        </w:r>
      </w:ins>
      <w:r>
        <w:t xml:space="preserve">. The same runs </w:t>
      </w:r>
      <w:del w:id="90017" w:author="Claude" w:date="2026-10-23T08:00:00Z">
        <w:r>
          <w:delText xml:space="preserve">also show why</w:delText>
        </w:r>
      </w:del>
      <w:ins w:id="90018" w:author="Claude" w:date="2026-10-23T08:00:00Z">
        <w:r>
          <w:rPr>
            <w:highlight w:val="yellow"/>
          </w:rPr>
          <w:t xml:space="preserve">show that</w:t>
        </w:r>
      </w:ins>
      <w:r>
        <w:t xml:space="preserve"> the usual validation </w:t>
      </w:r>
      <w:del w:id="90019" w:author="Claude" w:date="2026-10-23T08:00:00Z">
        <w:r>
          <w:delText xml:space="preserve">would not notice</w:delText>
        </w:r>
      </w:del>
      <w:ins w:id="90020" w:author="Claude" w:date="2026-10-23T08:00:00Z">
        <w:r>
          <w:rPr>
            <w:highlight w:val="yellow"/>
          </w:rPr>
          <w:t xml:space="preserve">data cannot detect this</w:t>
        </w:r>
      </w:ins>
      <w:r>
        <w:t xml:space="preserve">: depending only on which thermocouple represents the solid, the fitted correlation prefactor changes by a factor of nearly thirty and the identified capacitance spans 122 to 281 J K</w:t>
      </w:r>
      <w:r>
        <w:rPr>
          <w:rFonts w:ascii="Cambria Math" w:hAnsi="Cambria Math" w:cs="Cambria Math"/>
        </w:rPr>
        <w:t>⁻</w:t>
      </w:r>
      <w:r>
        <w:rPr>
          <w:rFonts w:ascii="Aptos" w:hAnsi="Aptos" w:cs="Aptos"/>
        </w:rPr>
        <w:t>¹</w:t>
      </w:r>
      <w:r>
        <w:t xml:space="preserve">. A model can therefore match the standard validation data while misrepresenting the receiver, which </w:t>
      </w:r>
      <w:del w:id="90021" w:author="Claude" w:date="2026-10-23T08:00:00Z">
        <w:r>
          <w:delText xml:space="preserve">offers a potential explanation for</w:delText>
        </w:r>
      </w:del>
      <w:ins w:id="90022" w:author="Claude" w:date="2026-10-23T08:00:00Z">
        <w:r>
          <w:rPr>
            <w:highlight w:val="yellow"/>
          </w:rPr>
          <w:t xml:space="preserve">may explain part of</w:t>
        </w:r>
      </w:ins>
      <w:r>
        <w:t xml:space="preserve"> the long-standing gap between predicted and measured absorber performance. </w:t>
      </w:r>
      <w:del w:id="90023" w:author="Claude" w:date="2026-10-23T08:00:00Z">
        <w:r>
          <w:delText xml:space="preserve">We close by identifying the measurements, chiefly</w:delText>
        </w:r>
      </w:del>
      <w:ins w:id="90024" w:author="Claude" w:date="2026-10-23T08:00:00Z">
        <w:r>
          <w:rPr>
            <w:highlight w:val="yellow"/>
          </w:rPr>
          <w:t xml:space="preserve">Finally, we identify the measurements needed to convert these response indices into physical coefficients, primarily</w:t>
        </w:r>
      </w:ins>
      <w:r>
        <w:t xml:space="preserve"> a properly ranged pressure drop across the monolith</w:t>
      </w:r>
      <w:del w:id="90025" w:author="Claude" w:date="2026-10-23T08:00:00Z">
        <w:r>
          <w:delText xml:space="preserve">, that would turn these response indices into physical coefficients</w:delText>
        </w:r>
      </w:del>
      <w:r>
        <w:t xml:space="preserve">.</w:t>
      </w:r>
    </w:p>
    <w:p w14:paraId="777710F4" w14:textId="77777777" w:rsidR="00317DC1" w:rsidRDefault="00317DC1" w:rsidP="00317DC1"/>
    <w:p w14:paraId="2DD24DAA" w14:textId="34EB75B9" w:rsidR="00317DC1" w:rsidRDefault="00317DC1" w:rsidP="00317DC1">
      <w:r>
        <w:rPr>
          <w:b/>
          <w:bCs/>
        </w:rPr>
        <w:t>Keywords:</w:t>
      </w:r>
      <w:r>
        <w:t xml:space="preserve"> volumetric solar receiver; silicon carbide honeycomb; local thermal non-equilibrium; number of transfer units; flow maldistribution; model validation</w:t>
      </w:r>
    </w:p>
    <w:p w14:paraId="2AF015F4" w14:textId="7E279190" w:rsidR="00317DC1" w:rsidRDefault="00317DC1" w:rsidP="00317DC1">
      <w:pPr>
        <w:pStyle w:val="Heading1"/>
      </w:pPr>
      <w:r>
        <w:t>Introduction</w:t>
      </w:r>
    </w:p>
    <w:p w14:paraId="5786F886" w14:textId="66941397" w:rsidR="00317DC1" w:rsidRDefault="00317DC1" w:rsidP="00317DC1">
      <w:r>
        <w:t xml:space="preserve">Volumetric solar receivers, one route to convert solar energy to thermal or chemical energy, distribute concentrated radiation into the depth of a porous or structured absorber so the solid temperature peak sits inside the material suppressing reradiation from the hot front surface and raising attainable outlet temperature. State of the art analyses anticipate thermal efficiencies above </w:t>
      </w:r>
      <w:r>
        <w:t xml:space="preserve">75% with air outlet temperatures beyond 1000 °C, silicon carbide absorbers usable to 1500 °C where metallic meshes are confined to 800–1000 °C {Ávila-Marín, 2011 #6980}. </w:t>
      </w:r>
      <w:del w:id="90026" w:author="Claude" w:date="2026-10-23T08:00:00Z">
        <w:r>
          <w:delText xml:space="preserve">Three decades of prototypes have delivered unevenly</w:delText>
        </w:r>
      </w:del>
      <w:ins w:id="90027" w:author="Claude" w:date="2026-10-23T08:00:00Z">
        <w:r>
          <w:rPr>
            <w:highlight w:val="yellow"/>
          </w:rPr>
          <w:t xml:space="preserve">Prototype performance over three decades has been uneven</w:t>
        </w:r>
      </w:ins>
      <w:r>
        <w:t xml:space="preserve">: the wire-mesh TSA absorber reached 85% efficiency at 700 °C outlet and the recrystallized SiC SOLAIR absorber 70–75% at 750 °C {Avila-Marin, 2019 #6981;Avila-Marin, 2018 #4948}, but Sulzer 1 delivered 68% against 80% predicted by its own design code, and Catrec 2 was destroyed attempting to raise its 460 °C outlet temperature {Ávila-Marín, 2011 #6980;Avila-Marin, 2018 #4948}. A recent review by {He, 2023 #7018@@author-year} states that the theoretical volumetric effect has not been validated by experiment, and </w:t>
      </w:r>
      <w:ins w:id="90028" w:author="Claude" w:date="2026-10-23T08:00:00Z">
        <w:r>
          <w:rPr>
            <w:highlight w:val="yellow"/>
          </w:rPr>
          <w:t xml:space="preserve">that </w:t>
        </w:r>
      </w:ins>
      <w:r>
        <w:t xml:space="preserve">most tested absorbers perform worse than predicted, </w:t>
      </w:r>
      <w:del w:id="90029" w:author="Claude" w:date="2026-10-23T08:00:00Z">
        <w:r>
          <w:delText xml:space="preserve">continuing what</w:delText>
        </w:r>
      </w:del>
      <w:ins w:id="90030" w:author="Claude" w:date="2026-10-23T08:00:00Z">
        <w:r>
          <w:rPr>
            <w:highlight w:val="yellow"/>
          </w:rPr>
          <w:t xml:space="preserve">as</w:t>
        </w:r>
      </w:ins>
      <w:r>
        <w:t xml:space="preserve"> {Avila-Marin, 2019 #6981@@author-year} </w:t>
      </w:r>
      <w:del w:id="90031" w:author="Claude" w:date="2026-10-23T08:00:00Z">
        <w:r>
          <w:delText xml:space="preserve">reported earlier as well</w:delText>
        </w:r>
      </w:del>
      <w:ins w:id="90032" w:author="Claude" w:date="2026-10-23T08:00:00Z">
        <w:r>
          <w:rPr>
            <w:highlight w:val="yellow"/>
          </w:rPr>
          <w:t xml:space="preserve">had also reported</w:t>
        </w:r>
      </w:ins>
      <w:r>
        <w:t xml:space="preserve">.</w:t>
      </w:r>
    </w:p>
    <w:p w14:paraId="6FF90013" w14:textId="77777777" w:rsidR="00317DC1" w:rsidRDefault="00317DC1" w:rsidP="00317DC1"/>
    <w:p w14:paraId="3E84B91C" w14:textId="0417C0E9" w:rsidR="00317DC1" w:rsidRDefault="00317DC1" w:rsidP="00317DC1">
      <w:r>
        <w:t xml:space="preserve">The experimentalists' response has largely been to characterize and refine absorber designs</w:t>
      </w:r>
      <w:del w:id="90033" w:author="Claude" w:date="2026-10-23T08:00:00Z">
        <w:r>
          <w:delText xml:space="preserve"> —</w:delText>
        </w:r>
      </w:del>
      <w:ins w:id="90034" w:author="Claude" w:date="2026-10-23T08:00:00Z">
        <w:r>
          <w:rPr>
            <w:highlight w:val="yellow"/>
          </w:rPr>
          <w:t xml:space="preserve">:</w:t>
        </w:r>
      </w:ins>
      <w:r>
        <w:t xml:space="preserve"> foams and fibre meshes {Fend, 2004 #6987;Fend, 2004 #6988}, graded-porosity wire meshes and SiC morphologies {Avila-Marin, 2018 #4948;Avila-Marin, 2022 #6979}, single- against multi-layer ceramic foams {Zaversky, 2018 #5198}, pore-diameter variations {Wang, 2021 #5188}, reticulated-porous-ceramic cavity receivers {Patil, 2021 #7009}, screen-printed and metallic-foil absorbers reaching 91.8% efficiency against 84.6–85.3% for the HiTRec SiSiC benchmark {Broeske, 2023 #7011}, and calorimetric benches across rectangular channel geometries {D’Souza, 2025 #7010}</w:t>
      </w:r>
      <w:del w:id="90035" w:author="Claude" w:date="2026-10-23T08:00:00Z">
        <w:r>
          <w:delText xml:space="preserve"> — yielding</w:delText>
        </w:r>
      </w:del>
      <w:ins w:id="90036" w:author="Claude" w:date="2026-10-23T08:00:00Z">
        <w:r>
          <w:rPr>
            <w:highlight w:val="yellow"/>
          </w:rPr>
          <w:t xml:space="preserve">. These studies yield</w:t>
        </w:r>
      </w:ins>
      <w:r>
        <w:t xml:space="preserve"> design recommendations on porosity, cell density, layering and channel aspect ratio from steady-state efficiency measurements (see the Supplementary Material, hereafter SM, section S1 for more details on experimental campaigns).</w:t>
      </w:r>
    </w:p>
    <w:p w14:paraId="04BE49B5" w14:textId="77777777" w:rsidR="00317DC1" w:rsidRDefault="00317DC1" w:rsidP="00317DC1"/>
    <w:p w14:paraId="131E52C3" w14:textId="6B5E1D0E" w:rsidR="00317DC1" w:rsidRDefault="00317DC1" w:rsidP="00317DC1">
      <w:r>
        <w:t xml:space="preserve">In parallel, the reduced-order modelling literature treats the receiver most commonly as a simple porous continuum or a single channel, despite the complexities, with coupled local thermal non-equilibrium and radiation models. {Kribus, 2014 #4947@@author-year} show an idealized absorber in local thermal equilibrium achieving above 95% efficiency at 800 kW m</w:t>
      </w:r>
      <w:r>
        <w:rPr>
          <w:rFonts w:ascii="Cambria Math" w:hAnsi="Cambria Math" w:cs="Cambria Math"/>
        </w:rPr>
        <w:t>⁻</w:t>
      </w:r>
      <w:r>
        <w:rPr>
          <w:rFonts w:ascii="Aptos" w:hAnsi="Aptos" w:cs="Aptos"/>
        </w:rPr>
        <w:t>²</w:t>
      </w:r>
      <w:r>
        <w:t xml:space="preserve"> and 1000 </w:t>
      </w:r>
      <w:r>
        <w:rPr>
          <w:rFonts w:ascii="Aptos" w:hAnsi="Aptos" w:cs="Aptos"/>
        </w:rPr>
        <w:t>°</w:t>
      </w:r>
      <w:r>
        <w:t xml:space="preserve">C, </w:t>
      </w:r>
      <w:ins w:id="90037" w:author="Claude" w:date="2026-10-23T08:00:00Z">
        <w:r>
          <w:rPr>
            <w:highlight w:val="yellow"/>
          </w:rPr>
          <w:t xml:space="preserve">which is </w:t>
        </w:r>
      </w:ins>
      <w:r>
        <w:t xml:space="preserve">unrealistically optimistic against the roughly 70% </w:t>
      </w:r>
      <w:del w:id="90038" w:author="Claude" w:date="2026-10-23T08:00:00Z">
        <w:r>
          <w:delText xml:space="preserve">real absorbers achieve;</w:delText>
        </w:r>
      </w:del>
      <w:ins w:id="90039" w:author="Claude" w:date="2026-10-23T08:00:00Z">
        <w:r>
          <w:rPr>
            <w:highlight w:val="yellow"/>
          </w:rPr>
          <w:t xml:space="preserve">achieved by real absorbers.</w:t>
        </w:r>
      </w:ins>
      <w:r>
        <w:t xml:space="preserve"> {Fend, 2013 #5195@@author-year} reproduce an extruded SiC honeycomb to within 15 K in outlet temperature and two efficiency points, with the extinction coefficient of 2300 m</w:t>
      </w:r>
      <w:r>
        <w:rPr>
          <w:rFonts w:ascii="Cambria Math" w:hAnsi="Cambria Math" w:cs="Cambria Math"/>
        </w:rPr>
        <w:t>⁻</w:t>
      </w:r>
      <w:r>
        <w:rPr>
          <w:rFonts w:ascii="Aptos" w:hAnsi="Aptos" w:cs="Aptos"/>
        </w:rPr>
        <w:t>¹</w:t>
      </w:r>
      <w:r>
        <w:t xml:space="preserve"> measured independently by transmittance, but with the volumetric heat transfer coefficient computed from a finer single-channel model</w:t>
      </w:r>
      <w:del w:id="90040" w:author="Claude" w:date="2026-10-23T08:00:00Z">
        <w:r>
          <w:delText xml:space="preserve">; and</w:delText>
        </w:r>
      </w:del>
      <w:ins w:id="90041" w:author="Claude" w:date="2026-10-23T08:00:00Z">
        <w:r>
          <w:rPr>
            <w:highlight w:val="yellow"/>
          </w:rPr>
          <w:t xml:space="preserve">.</w:t>
        </w:r>
      </w:ins>
      <w:r>
        <w:t xml:space="preserve"> {Avila-Marin, 2019 #5189@@author-year} develop homogeneous equivalent models with a P1 radiation approximation and close the gas–solid coupling with volumetric correlations of the form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lv</m:t>
            </m:r>
          </m:sub>
        </m:sSub>
        <m:r>
          <w:rPr>
            <w:rFonts w:ascii="Cambria Math" w:hAnsi="Cambria Math"/>
          </w:rPr>
          <m:t>=aR</m:t>
        </m:r>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c</m:t>
            </m:r>
          </m:sup>
        </m:sSup>
      </m:oMath>
      <w:r>
        <w:t xml:space="preserve">, fitting the respective coefficients. Superposing separately computed conduction and radiation contributions fails to recover the coupled effective conductivity {Mendes, 2014 #6993}, and a Rosseland treatment can differ from discrete ordinates by up to 76% {Moro Filho, 2020 #6989}. Our own group {Salih, 2023 #6977} showed specular channel reflectivity flattens the source term and raises modelled efficiency to 96% against 85% for the commercial HiTRec-II geometry using a similarly simplified approach validated against a single data point. </w:t>
      </w:r>
      <w:del w:id="90042" w:author="Claude" w:date="2026-10-23T08:00:00Z">
        <w:r>
          <w:delText xml:space="preserve">What these approaches share is that</w:delText>
        </w:r>
      </w:del>
      <w:ins w:id="90043" w:author="Claude" w:date="2026-10-23T08:00:00Z">
        <w:r>
          <w:rPr>
            <w:highlight w:val="yellow"/>
          </w:rPr>
          <w:t xml:space="preserve">In all these approaches</w:t>
        </w:r>
      </w:ins>
      <w:r>
        <w:t xml:space="preserve"> the gas–solid temperature difference is built into the formulation, and </w:t>
      </w:r>
      <w:del w:id="90044" w:author="Claude" w:date="2026-10-23T08:00:00Z">
        <w:r>
          <w:delText xml:space="preserve">how large this difference becomes</w:delText>
        </w:r>
      </w:del>
      <w:ins w:id="90045" w:author="Claude" w:date="2026-10-23T08:00:00Z">
        <w:r>
          <w:rPr>
            <w:highlight w:val="yellow"/>
          </w:rPr>
          <w:t xml:space="preserve">its magnitude</w:t>
        </w:r>
      </w:ins>
      <w:r>
        <w:t xml:space="preserve"> is set by the volumetric coupling coefficient. </w:t>
      </w:r>
      <w:del w:id="90046" w:author="Claude" w:date="2026-10-23T08:00:00Z">
        <w:r>
          <w:delText xml:space="preserve">However, that coefficient</w:delText>
        </w:r>
      </w:del>
      <w:ins w:id="90047" w:author="Claude" w:date="2026-10-23T08:00:00Z">
        <w:r>
          <w:rPr>
            <w:highlight w:val="yellow"/>
          </w:rPr>
          <w:t xml:space="preserve">That coefficient, however,</w:t>
        </w:r>
      </w:ins>
      <w:r>
        <w:t xml:space="preserve"> is taken from a correlation for another geometry, computed from a finer-scale model, or fitted to a few measured points.</w:t>
      </w:r>
    </w:p>
    <w:p w14:paraId="0D59CA8D" w14:textId="77777777" w:rsidR="00317DC1" w:rsidRDefault="00317DC1" w:rsidP="00317DC1"/>
    <w:p w14:paraId="48BC302E" w14:textId="0A9A2AF0" w:rsidR="00317DC1" w:rsidRDefault="00317DC1" w:rsidP="00317DC1">
      <w:r>
        <w:t xml:space="preserve">The channel-scale physics has been analysed more carefully outside the solar field, in the catalytic-monolith literature, and</w:t>
      </w:r>
      <w:del w:id="90048" w:author="Claude" w:date="2026-10-23T08:00:00Z">
        <w:r>
          <w:delText xml:space="preserve"> — importantly for what follows —</w:delText>
        </w:r>
      </w:del>
      <w:r>
        <w:t xml:space="preserve"> with its validity conditions stated explicitly. {Cornejo, 2020 #6985@@author-year} computed laminar convection in monolith channels under constant wall temperature and constant wall heat flux across Re of 50–600, showing that evaluating the Péclet number at the inlet, instead of using a local temperature, introduces errors of 50% or more, and that at high heating rates a minimum appears in the Nusselt–Graetz curve some 16% below the asymptotic value. Effective axial and radial conductivities are established for honeycomb substrates {Hayes, 2009 #6990}, and the multi-scale comprehensive studies note radiation is required to reproduce measured axial temperature profiles and that a thermocouple inside a monolith channel can be significantly affected by radiation even without blocking the channel {Hayes, 2021 #6991}. A 0.05 mm wall gap substantially reduces effective radial conductivity {Cui, 2018 #6999}, and a pseudo-continuous two-dimensional reduction reproduces full three-dimensional CFD to better than 0.5 K {Schlereth, 2014 #7000}. These results, however, rest on assumptions their authors state: flow equally distributed over all channels {Schlereth, 2014 #7000}, and the gas treated as static {Cui, 2018 #6999}. </w:t>
      </w:r>
      <w:del w:id="90049" w:author="Claude" w:date="2026-10-23T08:00:00Z">
        <w:r>
          <w:delText xml:space="preserve">Because the assumptions are stated, it is easy to check them, and clearly</w:delText>
        </w:r>
      </w:del>
      <w:ins w:id="90050" w:author="Claude" w:date="2026-10-23T08:00:00Z">
        <w:r>
          <w:rPr>
            <w:highlight w:val="yellow"/>
          </w:rPr>
          <w:t xml:space="preserve">These assumptions can therefore be checked, and</w:t>
        </w:r>
      </w:ins>
      <w:r>
        <w:t xml:space="preserve"> they do not hold for an absorber under a concentrated, spilling beam and potentially without a uniform flow across the channels.</w:t>
      </w:r>
    </w:p>
    <w:p w14:paraId="76912DF3" w14:textId="77777777" w:rsidR="00317DC1" w:rsidRDefault="00317DC1" w:rsidP="00317DC1"/>
    <w:p w14:paraId="3A9CA9EE" w14:textId="52417095" w:rsidR="00317DC1" w:rsidRDefault="00317DC1" w:rsidP="00317DC1">
      <w:del w:id="90051" w:author="Claude" w:date="2026-10-23T08:00:00Z">
        <w:r>
          <w:delText xml:space="preserve">Neither family of studies,</w:delText>
        </w:r>
      </w:del>
      <w:ins w:id="90052" w:author="Claude" w:date="2026-10-23T08:00:00Z">
        <w:r>
          <w:rPr>
            <w:highlight w:val="yellow"/>
          </w:rPr>
          <w:t xml:space="preserve">None of the</w:t>
        </w:r>
      </w:ins>
      <w:r>
        <w:t xml:space="preserve"> experimental or computational </w:t>
      </w:r>
      <w:del w:id="90053" w:author="Claude" w:date="2026-10-23T08:00:00Z">
        <w:r>
          <w:delText xml:space="preserve">that we were able to collect,</w:delText>
        </w:r>
      </w:del>
      <w:ins w:id="90054" w:author="Claude" w:date="2026-10-23T08:00:00Z">
        <w:r>
          <w:rPr>
            <w:highlight w:val="yellow"/>
          </w:rPr>
          <w:t xml:space="preserve">studies we reviewed</w:t>
        </w:r>
      </w:ins>
      <w:r>
        <w:t xml:space="preserve"> measures an installed receiver through its transients and reads the governing quantities directly off the measurement, which matters because calibration data for a reduced-order model are almost always a gas outlet temperature with one or two embedded solid temperatures. {Capuano, 2016 #6984@@author-year} illustrate the consequence: reviewing four established DLR models against one reference experiment, they report predicted outlet air temperatures of 1050, 1048, 1057 and 1073 K against 972 K measured, and efficiencies of 0.78, 0.77, 0.79 and 0.81 against 0.69, attributing the gap partly to the difficulty of experimentally evaluating a mean air flow temperature. </w:t>
      </w:r>
      <w:del w:id="90055" w:author="Claude" w:date="2026-10-23T08:00:00Z">
        <w:r>
          <w:delText xml:space="preserve">Four independently developed models agreeing</w:delText>
        </w:r>
      </w:del>
      <w:ins w:id="90056" w:author="Claude" w:date="2026-10-23T08:00:00Z">
        <w:r>
          <w:rPr>
            <w:highlight w:val="yellow"/>
          </w:rPr>
          <w:t xml:space="preserve">The four models agree</w:t>
        </w:r>
      </w:ins>
      <w:r>
        <w:t xml:space="preserve"> with each other to within 25 K </w:t>
      </w:r>
      <w:del w:id="90057" w:author="Claude" w:date="2026-10-23T08:00:00Z">
        <w:r>
          <w:delText xml:space="preserve">yet disagreeing with</w:delText>
        </w:r>
      </w:del>
      <w:ins w:id="90058" w:author="Claude" w:date="2026-10-23T08:00:00Z">
        <w:r>
          <w:rPr>
            <w:highlight w:val="yellow"/>
          </w:rPr>
          <w:t xml:space="preserve">but differ from</w:t>
        </w:r>
      </w:ins>
      <w:r>
        <w:t xml:space="preserve"> the experiment by 80–100 K</w:t>
      </w:r>
      <w:del w:id="90059" w:author="Claude" w:date="2026-10-23T08:00:00Z">
        <w:r>
          <w:delText xml:space="preserve"> signals a</w:delText>
        </w:r>
      </w:del>
      <w:ins w:id="90060" w:author="Claude" w:date="2026-10-23T08:00:00Z">
        <w:r>
          <w:rPr>
            <w:highlight w:val="yellow"/>
          </w:rPr>
          <w:t xml:space="preserve">, which indicates that this</w:t>
        </w:r>
      </w:ins>
      <w:r>
        <w:t xml:space="preserve"> validation target </w:t>
      </w:r>
      <w:del w:id="90061" w:author="Claude" w:date="2026-10-23T08:00:00Z">
        <w:r>
          <w:delText xml:space="preserve">that fails to constrain what the models disagree about</w:delText>
        </w:r>
      </w:del>
      <w:ins w:id="90062" w:author="Claude" w:date="2026-10-23T08:00:00Z">
        <w:r>
          <w:rPr>
            <w:highlight w:val="yellow"/>
          </w:rPr>
          <w:t xml:space="preserve">does not discriminate between modelling choices</w:t>
        </w:r>
      </w:ins>
      <w:r>
        <w:t xml:space="preserve">.</w:t>
      </w:r>
    </w:p>
    <w:p w14:paraId="272FE39B" w14:textId="77777777" w:rsidR="00317DC1" w:rsidRDefault="00317DC1" w:rsidP="00317DC1"/>
    <w:p w14:paraId="4E3C23A4" w14:textId="0817A08D" w:rsidR="00317DC1" w:rsidRDefault="00317DC1" w:rsidP="00317DC1">
      <w:del w:id="90063" w:author="Claude" w:date="2026-10-23T08:00:00Z">
        <w:r>
          <w:delText xml:space="preserve">This work, first, brings a new and extensive</w:delText>
        </w:r>
      </w:del>
      <w:ins w:id="90064" w:author="Claude" w:date="2026-10-23T08:00:00Z">
        <w:r>
          <w:rPr>
            <w:highlight w:val="yellow"/>
          </w:rPr>
          <w:t xml:space="preserve">First, this work provides a new</w:t>
        </w:r>
      </w:ins>
      <w:r>
        <w:t xml:space="preserve"> experimental dataset (</w:t>
      </w:r>
      <w:del w:id="90065" w:author="Claude" w:date="2026-10-23T08:00:00Z">
        <w:r>
          <w:delText xml:space="preserve">in </w:delText>
        </w:r>
      </w:del>
      <w:r>
        <w:t xml:space="preserve">section 2) of eighteen transients </w:t>
      </w:r>
      <w:del w:id="90066" w:author="Claude" w:date="2026-10-23T08:00:00Z">
        <w:r>
          <w:delText xml:space="preserve">— </w:delText>
        </w:r>
      </w:del>
      <w:ins w:id="90067" w:author="Claude" w:date="2026-10-23T08:00:00Z">
        <w:r>
          <w:rPr>
            <w:highlight w:val="yellow"/>
          </w:rPr>
          <w:t xml:space="preserve">(</w:t>
        </w:r>
      </w:ins>
      <w:r>
        <w:t xml:space="preserve">fifteen heating and three cooling</w:t>
      </w:r>
      <w:del w:id="90068" w:author="Claude" w:date="2026-10-23T08:00:00Z">
        <w:r>
          <w:delText xml:space="preserve"> —</w:delText>
        </w:r>
      </w:del>
      <w:ins w:id="90069" w:author="Claude" w:date="2026-10-23T08:00:00Z">
        <w:r>
          <w:rPr>
            <w:highlight w:val="yellow"/>
          </w:rPr>
          <w:t xml:space="preserve">),</w:t>
        </w:r>
      </w:ins>
      <w:r>
        <w:t xml:space="preserve"> each recorded at nine axial and radial locations of a lab-scale receiver, for various gas flow rates and irradiance levels. Second, </w:t>
      </w:r>
      <w:ins w:id="90070" w:author="Claude" w:date="2026-10-23T08:00:00Z">
        <w:r>
          <w:rPr>
            <w:highlight w:val="yellow"/>
          </w:rPr>
          <w:t xml:space="preserve">it </w:t>
        </w:r>
      </w:ins>
      <w:r>
        <w:t xml:space="preserve">presents an analysis framework (</w:t>
      </w:r>
      <w:del w:id="90071" w:author="Claude" w:date="2026-10-23T08:00:00Z">
        <w:r>
          <w:delText xml:space="preserve">in </w:delText>
        </w:r>
      </w:del>
      <w:r>
        <w:t xml:space="preserve">section 3) that reduces the measurements to dimensionless groups, identifies the receiver's constants from the transient eigenstructure, and tests the structure of reduced-order formulations against the measured exponent. Instead of </w:t>
      </w:r>
      <w:del w:id="90072" w:author="Claude" w:date="2026-10-23T08:00:00Z">
        <w:r>
          <w:delText xml:space="preserve">an inverse calibration </w:delText>
        </w:r>
      </w:del>
      <w:r>
        <w:t xml:space="preserve">fitting a coefficient's value</w:t>
      </w:r>
      <w:del w:id="90073" w:author="Claude" w:date="2026-10-23T08:00:00Z">
        <w:r>
          <w:delText xml:space="preserve">, it only explores which way</w:delText>
        </w:r>
      </w:del>
      <w:ins w:id="90074" w:author="Claude" w:date="2026-10-23T08:00:00Z">
        <w:r>
          <w:rPr>
            <w:highlight w:val="yellow"/>
          </w:rPr>
          <w:t xml:space="preserve"> by inverse calibration, the framework examines the direction in which</w:t>
        </w:r>
      </w:ins>
      <w:r>
        <w:t xml:space="preserve"> the transfer-unit count moves as</w:t>
      </w:r>
      <w:del w:id="90075" w:author="Claude" w:date="2026-10-23T08:00:00Z">
        <w:r>
          <w:delText xml:space="preserve"> the</w:delText>
        </w:r>
      </w:del>
      <w:r>
        <w:t xml:space="preserve"> flow rises. Any formulation whose volumetric conductance is a fixed function of axial position requires that count to fall in proportion to 1/</w:t>
      </w:r>
      <w:r>
        <w:rPr>
          <w:rFonts w:ascii="Calibri" w:hAnsi="Calibri" w:cs="Calibri"/>
        </w:rPr>
        <w:t>ṁ</w:t>
      </w:r>
      <w:r>
        <w:t xml:space="preserve">, whereas the measurement herein has it rising; </w:t>
      </w:r>
      <w:del w:id="90076" w:author="Claude" w:date="2026-10-23T08:00:00Z">
        <w:r>
          <w:delText xml:space="preserve">a disagreement in sign cannot be absorbed by recalibration, so the conclusion holds whatever coefficient is chosen</w:delText>
        </w:r>
      </w:del>
      <w:ins w:id="90077" w:author="Claude" w:date="2026-10-23T08:00:00Z">
        <w:r>
          <w:rPr>
            <w:highlight w:val="yellow"/>
          </w:rPr>
          <w:t xml:space="preserve">because the disagreement is in sign, it is independent of the coefficient value</w:t>
        </w:r>
      </w:ins>
      <w:r>
        <w:t xml:space="preserve">. The framework also quantifies how much the identified coefficients depend on the researcher's choice of reference sensor, and </w:t>
      </w:r>
      <w:del w:id="90078" w:author="Claude" w:date="2026-10-23T08:00:00Z">
        <w:r>
          <w:delText xml:space="preserve">thus how much information</w:delText>
        </w:r>
      </w:del>
      <w:ins w:id="90079" w:author="Claude" w:date="2026-10-23T08:00:00Z">
        <w:r>
          <w:rPr>
            <w:highlight w:val="yellow"/>
          </w:rPr>
          <w:t xml:space="preserve">therefore how far</w:t>
        </w:r>
      </w:ins>
      <w:r>
        <w:t xml:space="preserve"> a conventional validation exercise </w:t>
      </w:r>
      <w:del w:id="90080" w:author="Claude" w:date="2026-10-23T08:00:00Z">
        <w:r>
          <w:delText xml:space="preserve">carries. These yield</w:delText>
        </w:r>
      </w:del>
      <w:ins w:id="90081" w:author="Claude" w:date="2026-10-23T08:00:00Z">
        <w:r>
          <w:rPr>
            <w:highlight w:val="yellow"/>
          </w:rPr>
          <w:t xml:space="preserve">constrains the model. The results</w:t>
        </w:r>
      </w:ins>
      <w:r>
        <w:t xml:space="preserve"> (section 4)</w:t>
      </w:r>
      <w:ins w:id="90082" w:author="Claude" w:date="2026-10-23T08:00:00Z">
        <w:r>
          <w:rPr>
            <w:highlight w:val="yellow"/>
          </w:rPr>
          <w:t xml:space="preserve"> comprise</w:t>
        </w:r>
      </w:ins>
      <w:r>
        <w:t xml:space="preserve"> a dimensionless characterization of the installed SiC honeycomb receiver; </w:t>
      </w:r>
      <w:del w:id="90083" w:author="Claude" w:date="2026-10-23T08:00:00Z">
        <w:r>
          <w:delText xml:space="preserve">the demonstration of the </w:delText>
        </w:r>
      </w:del>
      <w:del w:id="90084" w:author="Claude" w:date="2026-10-23T08:00:00Z">
        <w:r>
          <w:delText xml:space="preserve">wall-to-interior disequilibrium based on the measurements</w:delText>
        </w:r>
      </w:del>
      <w:ins w:id="90085" w:author="Claude" w:date="2026-10-23T08:00:00Z">
        <w:r>
          <w:rPr>
            <w:highlight w:val="yellow"/>
          </w:rPr>
          <w:t xml:space="preserve">a measured wall-to-interior disequilibrium</w:t>
        </w:r>
      </w:ins>
      <w:r>
        <w:t xml:space="preserve">; identification of effective capacitance and loss conductance from transient eigenvalues with sensor-selection sensitivity quantified; </w:t>
      </w:r>
      <w:ins w:id="90086" w:author="Claude" w:date="2026-10-23T08:00:00Z">
        <w:r>
          <w:rPr>
            <w:highlight w:val="yellow"/>
          </w:rPr>
          <w:t xml:space="preserve">and </w:t>
        </w:r>
      </w:ins>
      <w:r>
        <w:t xml:space="preserve">a similarity rescaling on which the fifteen heating transients collapse. Finally, the </w:t>
      </w:r>
      <w:del w:id="90087" w:author="Claude" w:date="2026-10-23T08:00:00Z">
        <w:r>
          <w:delText xml:space="preserve">work utilizes the experimental data and analysis framework to</w:delText>
        </w:r>
      </w:del>
      <w:ins w:id="90088" w:author="Claude" w:date="2026-10-23T08:00:00Z">
        <w:r>
          <w:rPr>
            <w:highlight w:val="yellow"/>
          </w:rPr>
          <w:t xml:space="preserve">data and framework</w:t>
        </w:r>
      </w:ins>
      <w:r>
        <w:t xml:space="preserve"> support two methodological findings (</w:t>
      </w:r>
      <w:del w:id="90089" w:author="Claude" w:date="2026-10-23T08:00:00Z">
        <w:r>
          <w:delText xml:space="preserve">in section 5) —</w:delText>
        </w:r>
      </w:del>
      <w:ins w:id="90090" w:author="Claude" w:date="2026-10-23T08:00:00Z">
        <w:r>
          <w:rPr>
            <w:highlight w:val="yellow"/>
          </w:rPr>
          <w:t xml:space="preserve">section 5):</w:t>
        </w:r>
      </w:ins>
      <w:r>
        <w:t xml:space="preserve"> that validation against a gas outlet temperature plus one or two solid temperatures is largely uninformative for this class of receiver, and that a uniform-temperature or uniform-flux coefficient evaluated on the fixed channel geometry cannot reproduce its flow response at any calibration.</w:t>
      </w:r>
    </w:p>
    <w:p w14:paraId="75B2B163" w14:textId="39E293E7" w:rsidR="00317DC1" w:rsidRDefault="00317DC1" w:rsidP="00317DC1">
      <w:pPr>
        <w:pStyle w:val="Heading1"/>
      </w:pPr>
      <w:r>
        <w:t>Experiment</w:t>
      </w:r>
    </w:p>
    <w:p w14:paraId="1AAC1F6C" w14:textId="77777777" w:rsidR="00545D5E" w:rsidRPr="00545D5E" w:rsidRDefault="00545D5E" w:rsidP="00545D5E"/>
    <w:p w14:paraId="634C0A4A" w14:textId="770DBD36" w:rsidR="00317DC1" w:rsidRDefault="00317DC1" w:rsidP="00A50A79">
      <w:pPr>
        <w:pStyle w:val="Heading2"/>
      </w:pPr>
      <w:r>
        <w:t>Receiver and apparatus</w:t>
      </w:r>
    </w:p>
    <w:p w14:paraId="6735F868" w14:textId="77777777" w:rsidR="00545D5E" w:rsidRPr="00545D5E" w:rsidRDefault="00545D5E" w:rsidP="00545D5E"/>
    <w:p w14:paraId="135974CF" w14:textId="6180062E" w:rsidR="00317DC1" w:rsidRDefault="00317DC1" w:rsidP="00317DC1">
      <w:r>
        <w:t>The absorber is a monolithic silicon carbide honeycomb (</w:t>
      </w:r>
      <w:r>
        <w:fldChar w:fldCharType="begin"/>
      </w:r>
      <w:r>
        <w:instrText xml:space="preserve"> REF _Ref242577765 \h </w:instrText>
      </w:r>
      <w:r>
        <w:fldChar w:fldCharType="separate"/>
      </w:r>
      <w:r>
        <w:rPr>
          <w:b/>
          <w:bCs/>
        </w:rPr>
        <w:t xml:space="preserve">Figure </w:t>
      </w:r>
      <w:r>
        <w:rPr>
          <w:b/>
          <w:bCs/>
          <w:noProof/>
        </w:rPr>
        <w:t>1</w:t>
      </w:r>
      <w:r>
        <w:fldChar w:fldCharType="end"/>
      </w:r>
      <w:r>
        <w:t>d) with a ten-by-ten array of square channels of 1.5 mm side and 0.40 mm web thickness, giving a 1.9 mm pitch, a 19.0 mm square frontal face of area 3.61 cm², an open frontal fraction of 0.6233 and an axial length of 137 mm. The measured mass is 40 g, which over the solid cross-section of 1.360×10</w:t>
      </w:r>
      <w:r>
        <w:rPr>
          <w:rFonts w:ascii="Cambria Math" w:hAnsi="Cambria Math" w:cs="Cambria Math"/>
        </w:rPr>
        <w:t>⁻</w:t>
      </w:r>
      <w:r>
        <w:rPr>
          <w:rFonts w:ascii="Aptos" w:hAnsi="Aptos" w:cs="Aptos"/>
        </w:rPr>
        <w:t>⁴</w:t>
      </w:r>
      <w:r>
        <w:t xml:space="preserve"> m</w:t>
      </w:r>
      <w:r>
        <w:rPr>
          <w:rFonts w:ascii="Aptos" w:hAnsi="Aptos" w:cs="Aptos"/>
        </w:rPr>
        <w:t>²</w:t>
      </w:r>
      <w:r>
        <w:t xml:space="preserve"> and the 137 mm length gives an effective bulk density of 2147 kg m</w:t>
      </w:r>
      <w:r>
        <w:rPr>
          <w:rFonts w:ascii="Cambria Math" w:hAnsi="Cambria Math" w:cs="Cambria Math"/>
        </w:rPr>
        <w:t>⁻</w:t>
      </w:r>
      <w:r>
        <w:rPr>
          <w:rFonts w:ascii="Aptos" w:hAnsi="Aptos" w:cs="Aptos"/>
        </w:rPr>
        <w:t>³</w:t>
      </w:r>
      <w:r>
        <w:t xml:space="preserve">, consistent with a recrystallized SiC of roughly one third internal porosity; this is the value used for every capacitance estimate below. The geometry is of the same family as the extruded SiC honeycombs and catalyst-carrier substrates characterized in the solar literature {Fend, 2004 #6987;Fend, 2013 #5195} and modelled in our earlier work {Salih, 2023 #6977}, with a channel size between the two quoted literature samples (1.43 and 2.18 mm) and a comparable web thickness.</w:t>
      </w:r>
    </w:p>
    <w:p w14:paraId="69E2EA29" w14:textId="77777777" w:rsidR="00317DC1" w:rsidRDefault="00317DC1" w:rsidP="00317DC1"/>
    <w:p w14:paraId="413E133E" w14:textId="2789ED1F" w:rsidR="00317DC1" w:rsidRDefault="00317DC1" w:rsidP="00317DC1">
      <w:r>
        <w:t xml:space="preserve">The monolith is enclosed in an aluminum cavity (142 mm in diameter, depicted in </w:t>
      </w:r>
      <w:r>
        <w:fldChar w:fldCharType="begin"/>
      </w:r>
      <w:r>
        <w:instrText xml:space="preserve"> REF _Ref242577765 \h </w:instrText>
      </w:r>
      <w:r>
        <w:fldChar w:fldCharType="separate"/>
      </w:r>
      <w:r>
        <w:rPr>
          <w:b/>
          <w:bCs/>
        </w:rPr>
        <w:t xml:space="preserve">Figure </w:t>
      </w:r>
      <w:r>
        <w:rPr>
          <w:b/>
          <w:bCs/>
          <w:noProof/>
        </w:rPr>
        <w:t>1</w:t>
      </w:r>
      <w:r>
        <w:fldChar w:fldCharType="end"/>
      </w:r>
      <w:r>
        <w:t xml:space="preserve">b, and utilized earlier as a plain solar cavity {Sarwar, 2015 #6994}) held in place with multiple layers of alumina felt insulation (by Shine Refractories), and irradiated through a wider circular aperture by a seven-lamp high-flux solar simulator (</w:t>
      </w:r>
      <w:r>
        <w:fldChar w:fldCharType="begin"/>
      </w:r>
      <w:r>
        <w:instrText xml:space="preserve"> REF _Ref242577765 \h </w:instrText>
      </w:r>
      <w:r>
        <w:fldChar w:fldCharType="separate"/>
      </w:r>
      <w:r>
        <w:rPr>
          <w:b/>
          <w:bCs/>
        </w:rPr>
        <w:t xml:space="preserve">Figure </w:t>
      </w:r>
      <w:r>
        <w:rPr>
          <w:b/>
          <w:bCs/>
          <w:noProof/>
        </w:rPr>
        <w:t>1</w:t>
      </w:r>
      <w:r>
        <w:fldChar w:fldCharType="end"/>
      </w:r>
      <w:r>
        <w:t xml:space="preserve">a), each lamp </w:t>
      </w:r>
      <w:del w:id="90091" w:author="Claude" w:date="2026-10-23T08:00:00Z">
        <w:r>
          <w:delText xml:space="preserve">is</w:delText>
        </w:r>
      </w:del>
      <w:ins w:id="90092" w:author="Claude" w:date="2026-10-23T08:00:00Z">
        <w:r>
          <w:rPr>
            <w:highlight w:val="yellow"/>
          </w:rPr>
          <w:t xml:space="preserve">being</w:t>
        </w:r>
      </w:ins>
      <w:r>
        <w:t xml:space="preserve"> a 6 kW xenon short-arc unit; the apparatus and its optical characterization (</w:t>
      </w:r>
      <w:r>
        <w:fldChar w:fldCharType="begin"/>
      </w:r>
      <w:r>
        <w:instrText xml:space="preserve"> REF _Ref242577765 \h </w:instrText>
      </w:r>
      <w:r>
        <w:fldChar w:fldCharType="separate"/>
      </w:r>
      <w:r>
        <w:rPr>
          <w:b/>
          <w:bCs/>
        </w:rPr>
        <w:t xml:space="preserve">Figure </w:t>
      </w:r>
      <w:r>
        <w:rPr>
          <w:b/>
          <w:bCs/>
          <w:noProof/>
        </w:rPr>
        <w:t>1</w:t>
      </w:r>
      <w:r>
        <w:fldChar w:fldCharType="end"/>
      </w:r>
      <w:r>
        <w:t xml:space="preserve">c) are described in detail elsewhere {Haseler, 2021 #7016;Abdellateif, 2023 #7017}. The receiver is operated in suction: cavity air is drawn in through the irradiated face, passes through the monolith to the exit plenum, and leaves through a rear flange cooled by a closed water loop held at 25 °C, so that the gas reaching the metering line is near ambient. The </w:t>
      </w:r>
      <w:ins w:id="90093" w:author="Claude" w:date="2026-10-23T08:00:00Z">
        <w:r>
          <w:rPr>
            <w:highlight w:val="yellow"/>
          </w:rPr>
          <w:t xml:space="preserve">measured temperature </w:t>
        </w:r>
      </w:ins>
      <w:r>
        <w:t xml:space="preserve">drop across that flange is large</w:t>
      </w:r>
      <w:del w:id="90094" w:author="Claude" w:date="2026-10-23T08:00:00Z">
        <w:r>
          <w:delText xml:space="preserve"> and is measured —</w:delText>
        </w:r>
      </w:del>
      <w:ins w:id="90095" w:author="Claude" w:date="2026-10-23T08:00:00Z">
        <w:r>
          <w:rPr>
            <w:highlight w:val="yellow"/>
          </w:rPr>
          <w:t xml:space="preserve">,</w:t>
        </w:r>
      </w:ins>
      <w:r>
        <w:t xml:space="preserve"> 15 to 442 K between the plenum probe and the station immediately downstream of it across the campaign</w:t>
      </w:r>
      <w:del w:id="90096" w:author="Claude" w:date="2026-10-23T08:00:00Z">
        <w:r>
          <w:delText xml:space="preserve"> —</w:delText>
        </w:r>
      </w:del>
      <w:ins w:id="90097" w:author="Claude" w:date="2026-10-23T08:00:00Z">
        <w:r>
          <w:rPr>
            <w:highlight w:val="yellow"/>
          </w:rPr>
          <w:t xml:space="preserve">,</w:t>
        </w:r>
      </w:ins>
      <w:r>
        <w:t xml:space="preserve"> which is why no station in the return line is used as the inlet reference. Air is metered by four Aalborg GFC17 thermal mass-flow controllers (MFC) of nominal 0 to 5 sL min</w:t>
      </w:r>
      <w:r>
        <w:rPr>
          <w:rFonts w:ascii="Cambria Math" w:hAnsi="Cambria Math" w:cs="Cambria Math"/>
        </w:rPr>
        <w:t>⁻</w:t>
      </w:r>
      <w:r>
        <w:rPr>
          <w:rFonts w:ascii="Aptos" w:hAnsi="Aptos" w:cs="Aptos"/>
        </w:rPr>
        <w:t>¹</w:t>
      </w:r>
      <w:r>
        <w:t xml:space="preserve"> range, all carrying air, referenced to 21.1 </w:t>
      </w:r>
      <w:r>
        <w:rPr>
          <w:rFonts w:ascii="Aptos" w:hAnsi="Aptos" w:cs="Aptos"/>
        </w:rPr>
        <w:t>°</w:t>
      </w:r>
      <w:r>
        <w:t>C and 1 atm, and the total flow is their sum. Four units were used in place of a single 0 to 20 sL min</w:t>
      </w:r>
      <w:r>
        <w:rPr>
          <w:rFonts w:ascii="Cambria Math" w:hAnsi="Cambria Math" w:cs="Cambria Math"/>
        </w:rPr>
        <w:t>⁻</w:t>
      </w:r>
      <w:r>
        <w:rPr>
          <w:rFonts w:ascii="Aptos" w:hAnsi="Aptos" w:cs="Aptos"/>
        </w:rPr>
        <w:t>¹</w:t>
      </w:r>
      <w:r>
        <w:t xml:space="preserve"> device because the manufacturer specification is </w:t>
      </w:r>
      <w:r>
        <w:rPr>
          <w:rFonts w:ascii="Aptos" w:hAnsi="Aptos" w:cs="Aptos"/>
        </w:rPr>
        <w:t>±</w:t>
      </w:r>
      <w:r>
        <w:t xml:space="preserve">1.0% of full scale over the whole 0 to 100% range with </w:t>
      </w:r>
      <w:r>
        <w:rPr>
          <w:rFonts w:ascii="Aptos" w:hAnsi="Aptos" w:cs="Aptos"/>
        </w:rPr>
        <w:t>±</w:t>
      </w:r>
      <w:r>
        <w:t>0.5% full-scale repeatability, so subdividing the range reduces the absolute error provided the unit errors are not fully correlated, and section 3.4 reports both correlation limits for that reason. Only one of the four MFCs carries a factory calibration for air; the other three are calibrated for different gases, so their indicated flow is converted, which scales each unit's air-equivalent range by its own conversion factor and takes the widest to 5.72 sL min</w:t>
      </w:r>
      <w:r>
        <w:rPr>
          <w:rFonts w:ascii="Cambria Math" w:hAnsi="Cambria Math" w:cs="Cambria Math"/>
        </w:rPr>
        <w:t>⁻</w:t>
      </w:r>
      <w:r>
        <w:rPr>
          <w:rFonts w:ascii="Aptos" w:hAnsi="Aptos" w:cs="Aptos"/>
        </w:rPr>
        <w:t>¹</w:t>
      </w:r>
      <w:r>
        <w:t xml:space="preserve">. Rather than rely on the manual's </w:t>
      </w:r>
      <w:r>
        <w:t>conversion factors, each unit was calibrated in place against a bubble flowmeter, which replaces the factors with a directly measured characteristic and leaves a residual proportional to reading. Both terms are carried in the uncertainty model of section 3.4. Per-unit readings span 0.69 to 5.72 sL min</w:t>
      </w:r>
      <w:r>
        <w:rPr>
          <w:rFonts w:ascii="Cambria Math" w:hAnsi="Cambria Math" w:cs="Cambria Math"/>
        </w:rPr>
        <w:t>⁻</w:t>
      </w:r>
      <w:r>
        <w:rPr>
          <w:rFonts w:ascii="Aptos" w:hAnsi="Aptos" w:cs="Aptos"/>
        </w:rPr>
        <w:t>¹</w:t>
      </w:r>
      <w:r>
        <w:t xml:space="preserve">, from the smallest set point the controllers hold </w:t>
      </w:r>
      <w:del w:id="90098" w:author="Claude" w:date="2026-10-23T08:00:00Z">
        <w:r>
          <w:rPr>
            <w:rFonts w:ascii="Aptos" w:hAnsi="Aptos" w:cs="Aptos"/>
          </w:rPr>
          <w:delText xml:space="preserve">—</w:delText>
        </w:r>
      </w:del>
      <w:del w:id="90099" w:author="Claude" w:date="2026-10-23T08:00:00Z">
        <w:r>
          <w:delText xml:space="preserve"> </w:delText>
        </w:r>
      </w:del>
      <w:ins w:id="90100" w:author="Claude" w:date="2026-10-23T08:00:00Z">
        <w:r>
          <w:rPr>
            <w:highlight w:val="yellow"/>
          </w:rPr>
          <w:t xml:space="preserve">(</w:t>
        </w:r>
      </w:ins>
      <w:r>
        <w:t xml:space="preserve">10% of nominal range, below which flow was not controllable</w:t>
      </w:r>
      <w:del w:id="90101" w:author="Claude" w:date="2026-10-23T08:00:00Z">
        <w:r>
          <w:delText xml:space="preserve"> </w:delText>
        </w:r>
      </w:del>
      <w:del w:id="90102" w:author="Claude" w:date="2026-10-23T08:00:00Z">
        <w:r>
          <w:rPr>
            <w:rFonts w:ascii="Aptos" w:hAnsi="Aptos" w:cs="Aptos"/>
          </w:rPr>
          <w:delText xml:space="preserve">—</w:delText>
        </w:r>
      </w:del>
      <w:ins w:id="90103" w:author="Claude" w:date="2026-10-23T08:00:00Z">
        <w:r>
          <w:rPr>
            <w:highlight w:val="yellow"/>
          </w:rPr>
          <w:t xml:space="preserve">)</w:t>
        </w:r>
      </w:ins>
      <w:r>
        <w:t xml:space="preserve"> to full range, so neither term is negligible against the other. Because these are mass-flow devices reporting standard volumetric units, the mass flow follows from the reference density </w:t>
      </w:r>
      <w:r>
        <w:rPr>
          <w:rFonts w:ascii="Aptos" w:hAnsi="Aptos" w:cs="Aptos"/>
          <w:i/>
          <w:iCs/>
        </w:rPr>
        <w:t>ρ</w:t>
      </w:r>
      <w:r>
        <w:rPr>
          <w:vertAlign w:val="subscript"/>
        </w:rPr>
        <w:t>std</w:t>
      </w:r>
      <w:r>
        <w:t xml:space="preserve"> = 1.1996 kg m</w:t>
      </w:r>
      <w:r>
        <w:rPr>
          <w:rFonts w:ascii="Cambria Math" w:hAnsi="Cambria Math" w:cs="Cambria Math"/>
        </w:rPr>
        <w:t>⁻</w:t>
      </w:r>
      <w:r>
        <w:rPr>
          <w:rFonts w:ascii="Aptos" w:hAnsi="Aptos" w:cs="Aptos"/>
        </w:rPr>
        <w:t>³</w:t>
      </w:r>
      <w:r>
        <w:t>.</w:t>
      </w:r>
    </w:p>
    <w:p w14:paraId="0574FE07" w14:textId="77777777" w:rsidR="00317DC1" w:rsidRDefault="00317DC1" w:rsidP="00317DC1"/>
    <w:p w14:paraId="1C4DAACE" w14:textId="77777777" w:rsidR="002904D9" w:rsidRDefault="002904D9" w:rsidP="002904D9">
      <w:r>
        <w:rPr>
          <w:noProof/>
        </w:rPr>
        <w:drawing>
          <wp:inline distT="0" distB="0" distL="0" distR="0" wp14:anchorId="599655E5" wp14:editId="59A4AE4C">
            <wp:extent cx="6480000" cy="4611185"/>
            <wp:effectExtent l="0" t="0" r="0" b="0"/>
            <wp:docPr id="102670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02459" name="Picture 1026702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80000" cy="4611185"/>
                    </a:xfrm>
                    <a:prstGeom prst="rect">
                      <a:avLst/>
                    </a:prstGeom>
                  </pic:spPr>
                </pic:pic>
              </a:graphicData>
            </a:graphic>
          </wp:inline>
        </w:drawing>
      </w:r>
    </w:p>
    <w:p w14:paraId="26A1AA89" w14:textId="62926BC6" w:rsidR="002904D9" w:rsidRDefault="002904D9" w:rsidP="002904D9">
      <w:pPr>
        <w:pStyle w:val="Caption"/>
      </w:pPr>
      <w:bookmarkStart w:id="0" w:name="_Ref242577765"/>
      <w:r>
        <w:rPr>
          <w:b/>
          <w:bCs/>
        </w:rPr>
        <w:t xml:space="preserve">Figure </w:t>
      </w:r>
      <w:r>
        <w:rPr>
          <w:b/>
          <w:bCs/>
        </w:rPr>
        <w:fldChar w:fldCharType="begin"/>
      </w:r>
      <w:r>
        <w:rPr>
          <w:b/>
          <w:bCs/>
        </w:rPr>
        <w:instrText xml:space="preserve"> SEQ Figure \* ARABIC </w:instrText>
      </w:r>
      <w:r>
        <w:rPr>
          <w:b/>
          <w:bCs/>
        </w:rPr>
        <w:fldChar w:fldCharType="separate"/>
      </w:r>
      <w:r>
        <w:rPr>
          <w:b/>
          <w:bCs/>
          <w:noProof/>
        </w:rPr>
        <w:t>1</w:t>
      </w:r>
      <w:r>
        <w:rPr>
          <w:b/>
          <w:bCs/>
        </w:rPr>
        <w:fldChar w:fldCharType="end"/>
      </w:r>
      <w:bookmarkEnd w:id="0"/>
      <w:r>
        <w:t xml:space="preserve"> The experimental assembly: a) The seven-lamp high-flux solar simulator with the receiver mounted on its optical axis; b) Side view of the receiver, showing the cylindrical aluminium cavity and the thermocouple leads entering through its wall; c) Front of the receiver with the alumina-coated Lambertian target and the calibration sensors used for the flux mapping of section 4.6; d) View of the opened cavity (without most of the insulation layers), showing the silicon carbide honeycomb seated in alumina felt insulation. Sensor axial positions are given in </w:t>
      </w:r>
      <w:r>
        <w:fldChar w:fldCharType="begin"/>
      </w:r>
      <w:r>
        <w:instrText xml:space="preserve"> REF _Ref242577811 \h </w:instrText>
      </w:r>
      <w:r>
        <w:fldChar w:fldCharType="separate"/>
      </w:r>
      <w:r>
        <w:rPr>
          <w:b/>
          <w:bCs/>
        </w:rPr>
        <w:t xml:space="preserve">Figure </w:t>
      </w:r>
      <w:r>
        <w:rPr>
          <w:b/>
          <w:bCs/>
          <w:noProof/>
        </w:rPr>
        <w:t>2</w:t>
      </w:r>
      <w:r>
        <w:fldChar w:fldCharType="end"/>
      </w:r>
      <w:r>
        <w:t>.</w:t>
      </w:r>
    </w:p>
    <w:p w14:paraId="701DC936" w14:textId="77777777" w:rsidR="002904D9" w:rsidRDefault="002904D9" w:rsidP="00317DC1"/>
    <w:p w14:paraId="268B815B" w14:textId="071F04EF" w:rsidR="00317DC1" w:rsidRDefault="00317DC1" w:rsidP="00317DC1">
      <w:pPr>
        <w:pStyle w:val="Heading2"/>
      </w:pPr>
      <w:r>
        <w:t>Instrumentation</w:t>
      </w:r>
    </w:p>
    <w:p w14:paraId="09A647EB" w14:textId="77777777" w:rsidR="00545D5E" w:rsidRPr="00545D5E" w:rsidRDefault="00545D5E" w:rsidP="00545D5E"/>
    <w:p w14:paraId="50EE5866" w14:textId="71DBE4C5" w:rsidR="00317DC1" w:rsidRDefault="00CF36B3" w:rsidP="00317DC1">
      <w:r>
        <w:fldChar w:fldCharType="begin"/>
      </w:r>
      <w:r>
        <w:instrText xml:space="preserve"> REF _Ref242577811 \h </w:instrText>
      </w:r>
      <w:r>
        <w:fldChar w:fldCharType="separate"/>
      </w:r>
      <w:r>
        <w:rPr>
          <w:b/>
          <w:bCs/>
        </w:rPr>
        <w:t xml:space="preserve">Figure </w:t>
      </w:r>
      <w:r>
        <w:rPr>
          <w:b/>
          <w:bCs/>
          <w:noProof/>
        </w:rPr>
        <w:t>2</w:t>
      </w:r>
      <w:r>
        <w:fldChar w:fldCharType="end"/>
      </w:r>
      <w:r>
        <w:t xml:space="preserve"> shows the piping and instrumentation diagram (P&amp;ID), mainly the nine sheathed thermocouples (sensors/probes) characterizing the measuring campaign: six of type N (TCDirect UK) and three of type K (Omega UK). Of </w:t>
      </w:r>
      <w:del w:id="90104" w:author="Claude" w:date="2026-10-23T08:00:00Z">
        <w:r>
          <w:delText xml:space="preserve">which</w:delText>
        </w:r>
      </w:del>
      <w:ins w:id="90105" w:author="Claude" w:date="2026-10-23T08:00:00Z">
        <w:r>
          <w:rPr>
            <w:highlight w:val="yellow"/>
          </w:rPr>
          <w:t xml:space="preserve">these</w:t>
        </w:r>
      </w:ins>
      <w:r>
        <w:t xml:space="preserve">, three probes (type N, OD 1.5 mm, length 150 mm) contact the monolith side wall at axial positions of 11, 58 and 107 mm, denoted T8, T12 and T11 (TI-8, TI-12 and TI-11 in Figure 2). Two probes (OD 0.5 mm, length 500 mm) sit in the interior, flow-exposed region </w:t>
      </w:r>
      <w:r>
        <w:t xml:space="preserve">at 58 and 107 mm, denoted T9 and T10. One probe, T3 (type N, OD 1.5 mm, length 300 mm), sits in the exit plenum and reports the outlet gas temperature. One further probe, T2 (type K, OD 1.5 mm, length 150 mm), sits in the surrounding insulation and is used in section 4.6 to assess thermal stationarity; the wall-to-insulation drop T12 − T2 is 310 to 770 K, so the insulation resistance dominates radial transfer. The remaining two probes, T15 and T16 (both type K) placed a few cm behind and beside the cavity, respectively, give the setup's mean ambient temperature, T_amb. They are the least drifting temperatures in the rig, warming by 1.6 and 1.8 K between the first two minutes of a run and its steady window against 3.3 K for the probe downstream of the gas cooler, so the inlet reference is taken from them. Substituting either probe alone for their mean moves every quantity identified below by less than a tenth of its Monte Carlo standard deviation. The distinction between the wall chain and the interior pair is </w:t>
      </w:r>
      <w:del w:id="90106" w:author="Claude" w:date="2026-10-23T08:00:00Z">
        <w:r>
          <w:delText xml:space="preserve">critical for</w:delText>
        </w:r>
      </w:del>
      <w:ins w:id="90107" w:author="Claude" w:date="2026-10-23T08:00:00Z">
        <w:r>
          <w:rPr>
            <w:highlight w:val="yellow"/>
          </w:rPr>
          <w:t xml:space="preserve">central to</w:t>
        </w:r>
      </w:ins>
      <w:r>
        <w:t xml:space="preserve"> this work. Sections 4.3 and 5.1 show that the two report materially different temperatures at the same depth, and that </w:t>
      </w:r>
      <w:ins w:id="90108" w:author="Claude" w:date="2026-10-23T08:00:00Z">
        <w:r>
          <w:rPr>
            <w:highlight w:val="yellow"/>
          </w:rPr>
          <w:t xml:space="preserve">the choice of </w:t>
        </w:r>
      </w:ins>
      <w:r>
        <w:t xml:space="preserve">which is taken </w:t>
      </w:r>
      <w:del w:id="90109" w:author="Claude" w:date="2026-10-23T08:00:00Z">
        <w:r>
          <w:delText xml:space="preserve">to be</w:delText>
        </w:r>
      </w:del>
      <w:ins w:id="90110" w:author="Claude" w:date="2026-10-23T08:00:00Z">
        <w:r>
          <w:rPr>
            <w:highlight w:val="yellow"/>
          </w:rPr>
          <w:t xml:space="preserve">as</w:t>
        </w:r>
      </w:ins>
      <w:r>
        <w:t xml:space="preserve"> the solid temperature changes every identified coefficient</w:t>
      </w:r>
      <w:del w:id="90111" w:author="Claude" w:date="2026-10-23T08:00:00Z">
        <w:r>
          <w:delText xml:space="preserve"> in this work</w:delText>
        </w:r>
      </w:del>
      <w:r>
        <w:t xml:space="preserve">. Interior probe readings in similar geometries are known to be perturbed by the radiation field {Hayes, 2021 #6991}, which </w:t>
      </w:r>
      <w:del w:id="90112" w:author="Claude" w:date="2026-10-23T08:00:00Z">
        <w:r>
          <w:delText xml:space="preserve">is why the selection of reference-temperature is</w:delText>
        </w:r>
      </w:del>
      <w:ins w:id="90113" w:author="Claude" w:date="2026-10-23T08:00:00Z">
        <w:r>
          <w:rPr>
            <w:highlight w:val="yellow"/>
          </w:rPr>
          <w:t xml:space="preserve">makes the choice of reference temperature</w:t>
        </w:r>
      </w:ins>
      <w:r>
        <w:t xml:space="preserve"> important. Thermocouple tolerance is treated per IEC 60584 class 1, which sets the same limit for type N and type K </w:t>
      </w:r>
      <w:del w:id="90114" w:author="Claude" w:date="2026-10-23T08:00:00Z">
        <w:r>
          <w:delText xml:space="preserve">— </w:delText>
        </w:r>
      </w:del>
      <w:ins w:id="90115" w:author="Claude" w:date="2026-10-23T08:00:00Z">
        <w:r>
          <w:rPr>
            <w:highlight w:val="yellow"/>
          </w:rPr>
          <w:t xml:space="preserve">(</w:t>
        </w:r>
      </w:ins>
      <w:r>
        <w:t xml:space="preserve">the greater of 1.5 K and 0.004|t|</w:t>
      </w:r>
      <w:ins w:id="90116" w:author="Claude" w:date="2026-10-23T08:00:00Z">
        <w:r>
          <w:rPr>
            <w:highlight w:val="yellow"/>
          </w:rPr>
          <w:t xml:space="preserve">,</w:t>
        </w:r>
      </w:ins>
      <w:r>
        <w:t xml:space="preserve"> with t in °C</w:t>
      </w:r>
      <w:del w:id="90117" w:author="Claude" w:date="2026-10-23T08:00:00Z">
        <w:r>
          <w:delText xml:space="preserve"> —</w:delText>
        </w:r>
      </w:del>
      <w:ins w:id="90118" w:author="Claude" w:date="2026-10-23T08:00:00Z">
        <w:r>
          <w:rPr>
            <w:highlight w:val="yellow"/>
          </w:rPr>
          <w:t xml:space="preserve">),</w:t>
        </w:r>
      </w:ins>
      <w:r>
        <w:t xml:space="preserve"> and which at the hottest front-probe reading of 1204 K is ±3.7 K. Installation error for the three sheathed wall probes, comprising contact resistance against the monolith and radiative exchange with the cavity, is not quantified.</w:t>
      </w:r>
    </w:p>
    <w:p w14:paraId="62C220D0" w14:textId="77777777" w:rsidR="00317DC1" w:rsidRDefault="00317DC1" w:rsidP="00317DC1"/>
    <w:p w14:paraId="4C71AAA5" w14:textId="52CAAE0A" w:rsidR="00317DC1" w:rsidRDefault="00317DC1" w:rsidP="00317DC1">
      <w:r>
        <w:t xml:space="preserve">Differential pressure across the monolith is monitored with a Keller PD33X of ±200 mbar range and ±0.1% full-scale accuracy (PI-1 in </w:t>
      </w:r>
      <w:r>
        <w:fldChar w:fldCharType="begin"/>
      </w:r>
      <w:r>
        <w:instrText xml:space="preserve"> REF _Ref242577811 \h </w:instrText>
      </w:r>
      <w:r>
        <w:fldChar w:fldCharType="separate"/>
      </w:r>
      <w:r>
        <w:rPr>
          <w:b/>
          <w:bCs/>
        </w:rPr>
        <w:t xml:space="preserve">Figure </w:t>
      </w:r>
      <w:r>
        <w:rPr>
          <w:b/>
          <w:bCs/>
          <w:noProof/>
        </w:rPr>
        <w:t>2</w:t>
      </w:r>
      <w:r>
        <w:fldChar w:fldCharType="end"/>
      </w:r>
      <w:r>
        <w:t xml:space="preserve">, hereafter DP1), hence an accuracy floor of ±0.2 mbar. Section 4.7 shows this to be </w:t>
      </w:r>
      <w:ins w:id="90119" w:author="Claude" w:date="2026-10-23T08:00:00Z">
        <w:r>
          <w:rPr>
            <w:highlight w:val="yellow"/>
          </w:rPr>
          <w:t xml:space="preserve">of </w:t>
        </w:r>
      </w:ins>
      <w:r>
        <w:t xml:space="preserve">the same order as the entire expected monolith pressure drop, so the </w:t>
      </w:r>
      <w:del w:id="90120" w:author="Claude" w:date="2026-10-23T08:00:00Z">
        <w:r>
          <w:delText xml:space="preserve">sensors readings are not useful. Nonetheless, these are still presented</w:delText>
        </w:r>
      </w:del>
      <w:ins w:id="90121" w:author="Claude" w:date="2026-10-23T08:00:00Z">
        <w:r>
          <w:rPr>
            <w:highlight w:val="yellow"/>
          </w:rPr>
          <w:t xml:space="preserve">readings cannot resolve it. They are nevertheless reported</w:t>
        </w:r>
      </w:ins>
      <w:r>
        <w:t xml:space="preserve"> because a corrective </w:t>
      </w:r>
      <w:del w:id="90122" w:author="Claude" w:date="2026-10-23T08:00:00Z">
        <w:r>
          <w:delText xml:space="preserve">action has be devised since the quantity of</w:delText>
        </w:r>
      </w:del>
      <w:ins w:id="90123" w:author="Claude" w:date="2026-10-23T08:00:00Z">
        <w:r>
          <w:rPr>
            <w:highlight w:val="yellow"/>
          </w:rPr>
          <w:t xml:space="preserve">measurement has been devised (section 5.3), and the</w:t>
        </w:r>
      </w:ins>
      <w:r>
        <w:t xml:space="preserve"> pressure drop can </w:t>
      </w:r>
      <w:del w:id="90124" w:author="Claude" w:date="2026-10-23T08:00:00Z">
        <w:r>
          <w:delText xml:space="preserve">assist on discriminating</w:delText>
        </w:r>
      </w:del>
      <w:ins w:id="90125" w:author="Claude" w:date="2026-10-23T08:00:00Z">
        <w:r>
          <w:rPr>
            <w:highlight w:val="yellow"/>
          </w:rPr>
          <w:t xml:space="preserve">discriminate</w:t>
        </w:r>
      </w:ins>
      <w:r>
        <w:t xml:space="preserve"> between the two mechanisms discussed in section 5.2.</w:t>
      </w:r>
    </w:p>
    <w:p w14:paraId="263C31C5" w14:textId="77777777" w:rsidR="002904D9" w:rsidRDefault="002904D9" w:rsidP="00317DC1"/>
    <w:p w14:paraId="20F12048" w14:textId="77777777" w:rsidR="002904D9" w:rsidRDefault="002904D9" w:rsidP="002904D9">
      <w:r>
        <w:rPr>
          <w:noProof/>
        </w:rPr>
        <w:drawing>
          <wp:inline distT="0" distB="0" distL="0" distR="0" wp14:anchorId="310E02F2" wp14:editId="172CF0E9">
            <wp:extent cx="6480000" cy="5661428"/>
            <wp:effectExtent l="0" t="0" r="0" b="0"/>
            <wp:docPr id="1135806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06008" name="Picture 11358060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80000" cy="5661428"/>
                    </a:xfrm>
                    <a:prstGeom prst="rect">
                      <a:avLst/>
                    </a:prstGeom>
                  </pic:spPr>
                </pic:pic>
              </a:graphicData>
            </a:graphic>
          </wp:inline>
        </w:drawing>
      </w:r>
    </w:p>
    <w:p w14:paraId="5D701CCE" w14:textId="1E4C5E30" w:rsidR="002904D9" w:rsidRDefault="002904D9" w:rsidP="002904D9">
      <w:pPr>
        <w:pStyle w:val="Caption"/>
      </w:pPr>
      <w:bookmarkStart w:id="1" w:name="_Ref242577811"/>
      <w:r>
        <w:rPr>
          <w:b/>
          <w:bCs/>
        </w:rPr>
        <w:t xml:space="preserve">Figure </w:t>
      </w:r>
      <w:r>
        <w:rPr>
          <w:b/>
          <w:bCs/>
        </w:rPr>
        <w:fldChar w:fldCharType="begin"/>
      </w:r>
      <w:r>
        <w:rPr>
          <w:b/>
          <w:bCs/>
        </w:rPr>
        <w:instrText xml:space="preserve"> SEQ Figure \* ARABIC </w:instrText>
      </w:r>
      <w:r>
        <w:rPr>
          <w:b/>
          <w:bCs/>
        </w:rPr>
        <w:fldChar w:fldCharType="separate"/>
      </w:r>
      <w:r>
        <w:rPr>
          <w:b/>
          <w:bCs/>
          <w:noProof/>
        </w:rPr>
        <w:t>2</w:t>
      </w:r>
      <w:r>
        <w:rPr>
          <w:b/>
          <w:bCs/>
        </w:rPr>
        <w:fldChar w:fldCharType="end"/>
      </w:r>
      <w:bookmarkEnd w:id="1"/>
      <w:r>
        <w:t xml:space="preserve"> Piping and instrumentation diagram (P&amp;ID), with the letter codes and thermocouple type colour codes given in the panel.</w:t>
      </w:r>
    </w:p>
    <w:p w14:paraId="3FAC690A" w14:textId="77777777" w:rsidR="00317DC1" w:rsidRDefault="00317DC1" w:rsidP="00317DC1"/>
    <w:p w14:paraId="2C60DCCF" w14:textId="494ED9E3" w:rsidR="00317DC1" w:rsidRDefault="00317DC1" w:rsidP="00317DC1">
      <w:pPr>
        <w:pStyle w:val="Heading2"/>
      </w:pPr>
      <w:r>
        <w:t>Campaign and reduction</w:t>
      </w:r>
    </w:p>
    <w:p w14:paraId="35206815" w14:textId="77777777" w:rsidR="00545D5E" w:rsidRPr="00545D5E" w:rsidRDefault="00545D5E" w:rsidP="00545D5E"/>
    <w:p w14:paraId="1B03AC9F" w14:textId="77777777" w:rsidR="00317DC1" w:rsidRDefault="00317DC1" w:rsidP="00317DC1">
      <w:r>
        <w:t>Fifteen heating runs span three lamp configurations at nominal aperture irradiances of 456, 304 and 256 kW m</w:t>
      </w:r>
      <w:r>
        <w:rPr>
          <w:rFonts w:ascii="Cambria Math" w:hAnsi="Cambria Math" w:cs="Cambria Math"/>
        </w:rPr>
        <w:t>⁻</w:t>
      </w:r>
      <w:r>
        <w:rPr>
          <w:rFonts w:ascii="Aptos" w:hAnsi="Aptos" w:cs="Aptos"/>
        </w:rPr>
        <w:t>²</w:t>
      </w:r>
      <w:r>
        <w:t>: runs E67</w:t>
      </w:r>
      <w:r>
        <w:rPr>
          <w:rFonts w:ascii="Aptos" w:hAnsi="Aptos" w:cs="Aptos"/>
        </w:rPr>
        <w:t>–</w:t>
      </w:r>
      <w:r>
        <w:t>E71 at 7.1 to 15.3 sL min</w:t>
      </w:r>
      <w:r>
        <w:rPr>
          <w:rFonts w:ascii="Cambria Math" w:hAnsi="Cambria Math" w:cs="Cambria Math"/>
        </w:rPr>
        <w:t>⁻</w:t>
      </w:r>
      <w:r>
        <w:rPr>
          <w:rFonts w:ascii="Aptos" w:hAnsi="Aptos" w:cs="Aptos"/>
        </w:rPr>
        <w:t>¹</w:t>
      </w:r>
      <w:r>
        <w:t>, E72</w:t>
      </w:r>
      <w:r>
        <w:rPr>
          <w:rFonts w:ascii="Aptos" w:hAnsi="Aptos" w:cs="Aptos"/>
        </w:rPr>
        <w:t>–</w:t>
      </w:r>
      <w:r>
        <w:t>E76 at 4.5 to 18.3 sL min</w:t>
      </w:r>
      <w:r>
        <w:rPr>
          <w:rFonts w:ascii="Cambria Math" w:hAnsi="Cambria Math" w:cs="Cambria Math"/>
        </w:rPr>
        <w:t>⁻</w:t>
      </w:r>
      <w:r>
        <w:rPr>
          <w:rFonts w:ascii="Aptos" w:hAnsi="Aptos" w:cs="Aptos"/>
        </w:rPr>
        <w:t>¹</w:t>
      </w:r>
      <w:r>
        <w:t>, and E77</w:t>
      </w:r>
      <w:r>
        <w:rPr>
          <w:rFonts w:ascii="Aptos" w:hAnsi="Aptos" w:cs="Aptos"/>
        </w:rPr>
        <w:t>–</w:t>
      </w:r>
      <w:r>
        <w:t>E81 at 4.5 to 13.8 sL min</w:t>
      </w:r>
      <w:r>
        <w:rPr>
          <w:rFonts w:ascii="Cambria Math" w:hAnsi="Cambria Math" w:cs="Cambria Math"/>
        </w:rPr>
        <w:t>⁻</w:t>
      </w:r>
      <w:r>
        <w:rPr>
          <w:rFonts w:ascii="Aptos" w:hAnsi="Aptos" w:cs="Aptos"/>
        </w:rPr>
        <w:t>¹</w:t>
      </w:r>
      <w:r>
        <w:t xml:space="preserve"> respectively. Three cooling transients, C69, C80 and C81 at 10.5, 6.6 and 4.5 sL min</w:t>
      </w:r>
      <w:r>
        <w:rPr>
          <w:rFonts w:ascii="Cambria Math" w:hAnsi="Cambria Math" w:cs="Cambria Math"/>
        </w:rPr>
        <w:t>⁻</w:t>
      </w:r>
      <w:r>
        <w:rPr>
          <w:rFonts w:ascii="Aptos" w:hAnsi="Aptos" w:cs="Aptos"/>
        </w:rPr>
        <w:t>¹</w:t>
      </w:r>
      <w:r>
        <w:t>, follow lamp shutdown of the heating runs E69, E80 and E81 respectively, with flow maintained. Two additional runs, E82 and E83, repeat E77 and E81; they are retained in the dataset for repeatability check but excluded from every fit reported here. All raw data are available in the work's repository (see Data Availability section)</w:t>
      </w:r>
      <w:ins w:id="90126" w:author="Claude" w:date="2026-10-23T08:00:00Z">
        <w:r>
          <w:rPr>
            <w:highlight w:val="yellow"/>
          </w:rPr>
          <w:t xml:space="preserve">.</w:t>
        </w:r>
      </w:ins>
    </w:p>
    <w:p w14:paraId="770204CF" w14:textId="77777777" w:rsidR="00317DC1" w:rsidRDefault="00317DC1" w:rsidP="00317DC1"/>
    <w:p w14:paraId="237F6A1E" w14:textId="77777777" w:rsidR="00317DC1" w:rsidRDefault="00317DC1" w:rsidP="00317DC1">
      <w:r>
        <w:t>Steady-state values are 120 s means at the end of each heating run. The length-averaged wall temperature is the length average of the piecewise-linear profile through the three wall thermocouples with constant extrapolation to the end faces,</w:t>
      </w:r>
    </w:p>
    <w:p w14:paraId="6A16D08C" w14:textId="77777777" w:rsidR="00317DC1" w:rsidRDefault="00317DC1" w:rsidP="00317DC1"/>
    <w:p w14:paraId="084B67ED" w14:textId="22C44470" w:rsidR="00317DC1" w:rsidRDefault="00000000" w:rsidP="00317DC1">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sub>
          </m:sSub>
          <m:r>
            <w:rPr>
              <w:rFonts w:ascii="Cambria Math" w:hAnsi="Cambria Math"/>
            </w:rPr>
            <m:t>=0.2518 </m:t>
          </m:r>
          <m:sSub>
            <m:sSubPr>
              <m:ctrlPr>
                <w:rPr>
                  <w:rFonts w:ascii="Cambria Math" w:hAnsi="Cambria Math"/>
                </w:rPr>
              </m:ctrlPr>
            </m:sSubPr>
            <m:e>
              <m:r>
                <w:rPr>
                  <w:rFonts w:ascii="Cambria Math" w:hAnsi="Cambria Math"/>
                </w:rPr>
                <m:t>T</m:t>
              </m:r>
            </m:e>
            <m:sub>
              <m:r>
                <w:rPr>
                  <w:rFonts w:ascii="Cambria Math" w:hAnsi="Cambria Math"/>
                </w:rPr>
                <m:t>8</m:t>
              </m:r>
            </m:sub>
          </m:sSub>
          <m:r>
            <w:rPr>
              <w:rFonts w:ascii="Cambria Math" w:hAnsi="Cambria Math"/>
            </w:rPr>
            <m:t>+0.3504 </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+0.3978 </m:t>
          </m:r>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oMath>
      </m:oMathPara>
    </w:p>
    <w:p w14:paraId="4FDE9323" w14:textId="77777777" w:rsidR="00317DC1" w:rsidRDefault="00317DC1" w:rsidP="00317DC1"/>
    <w:p w14:paraId="28BF8DB8" w14:textId="570C9A27" w:rsidR="00317DC1" w:rsidRDefault="00317DC1" w:rsidP="00317DC1">
      <w:r>
        <w:t xml:space="preserve">using the exact trapezoid coefficients for thermocouples at 11, 58 and 107 mm over 137 mm. Gas enthalpy differences are computed by trapezoidal integration of </w:t>
      </w:r>
      <m:oMath>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rPr>
            </m:ctrlPr>
          </m:dPr>
          <m:e>
            <m:r>
              <w:rPr>
                <w:rFonts w:ascii="Cambria Math" w:hAnsi="Cambria Math"/>
              </w:rPr>
              <m:t>T</m:t>
            </m:r>
          </m:e>
        </m:d>
      </m:oMath>
      <w:r>
        <w:rPr>
          <w:rFonts w:eastAsiaTheme="minorEastAsia"/>
        </w:rPr>
        <w:t xml:space="preserve"> </w:t>
      </w:r>
      <w:r>
        <w:t xml:space="preserve">between </w:t>
      </w:r>
      <w:r>
        <w:rPr>
          <w:i/>
          <w:iCs/>
        </w:rPr>
        <w:t>T</w:t>
      </w:r>
      <w:r>
        <w:rPr>
          <w:vertAlign w:val="subscript"/>
        </w:rPr>
        <w:t>amb</w:t>
      </w:r>
      <w:r>
        <w:t xml:space="preserve"> and the relevant gas temperature. The measured conditions of the fifteen steady runs are collected in </w:t>
      </w:r>
      <w:r>
        <w:fldChar w:fldCharType="begin"/>
      </w:r>
      <w:r>
        <w:instrText xml:space="preserve"> REF _Ref242578321 \h </w:instrText>
      </w:r>
      <w:r>
        <w:fldChar w:fldCharType="separate"/>
      </w:r>
      <w:r>
        <w:rPr>
          <w:b/>
          <w:bCs/>
        </w:rPr>
        <w:t xml:space="preserve">Table </w:t>
      </w:r>
      <w:r>
        <w:rPr>
          <w:b/>
          <w:bCs/>
          <w:noProof/>
        </w:rPr>
        <w:t>1</w:t>
      </w:r>
      <w:r>
        <w:fldChar w:fldCharType="end"/>
      </w:r>
      <w:r>
        <w:t>.</w:t>
      </w:r>
    </w:p>
    <w:p w14:paraId="7A09FE7C" w14:textId="77E18FF3" w:rsidR="00317DC1" w:rsidRDefault="00317DC1" w:rsidP="00317DC1"/>
    <w:p w14:paraId="0DB0DFAB" w14:textId="168A0EE4" w:rsidR="00A50A79" w:rsidRDefault="00A50A79" w:rsidP="00A50A79">
      <w:pPr>
        <w:pStyle w:val="Caption"/>
        <w:jc w:val="center"/>
      </w:pPr>
      <w:bookmarkStart w:id="2" w:name="_Ref242578321"/>
      <w:r>
        <w:rPr>
          <w:b/>
          <w:bCs/>
        </w:rPr>
        <w:t xml:space="preserve">Table </w:t>
      </w:r>
      <w:r>
        <w:rPr>
          <w:b/>
          <w:bCs/>
        </w:rPr>
        <w:fldChar w:fldCharType="begin"/>
      </w:r>
      <w:r>
        <w:rPr>
          <w:b/>
          <w:bCs/>
        </w:rPr>
        <w:instrText xml:space="preserve"> SEQ Table \* ARABIC </w:instrText>
      </w:r>
      <w:r>
        <w:rPr>
          <w:b/>
          <w:bCs/>
        </w:rPr>
        <w:fldChar w:fldCharType="separate"/>
      </w:r>
      <w:r>
        <w:rPr>
          <w:b/>
          <w:bCs/>
          <w:noProof/>
        </w:rPr>
        <w:t>1</w:t>
      </w:r>
      <w:r>
        <w:rPr>
          <w:b/>
          <w:bCs/>
        </w:rPr>
        <w:fldChar w:fldCharType="end"/>
      </w:r>
      <w:bookmarkEnd w:id="2"/>
      <w:r>
        <w:t xml:space="preserve"> The 15 heating conditions (measured quantities and fixed averages) of the campaign ordered by irradiance then flow rate</w:t>
      </w:r>
    </w:p>
    <w:tbl>
      <w:tblPr>
        <w:tblStyle w:val="TableGrid"/>
        <w:tblW w:w="0" w:type="auto"/>
        <w:jc w:val="center"/>
        <w:tblLook w:val="04A0" w:firstRow="1" w:lastRow="0" w:firstColumn="1" w:lastColumn="0" w:noHBand="0" w:noVBand="1"/>
      </w:tblPr>
      <w:tblGrid>
        <w:gridCol w:w="1164"/>
        <w:gridCol w:w="1164"/>
        <w:gridCol w:w="1353"/>
        <w:gridCol w:w="1164"/>
        <w:gridCol w:w="1164"/>
        <w:gridCol w:w="1165"/>
        <w:gridCol w:w="1326"/>
      </w:tblGrid>
      <w:tr w:rsidR="00A50A79" w:rsidRPr="008A2274" w14:paraId="0C8B5AEB" w14:textId="77777777" w:rsidTr="00A50A79">
        <w:trPr>
          <w:jc w:val="center"/>
        </w:trPr>
        <w:tc>
          <w:tcPr>
            <w:tcW w:w="1164" w:type="dxa"/>
          </w:tcPr>
          <w:p w14:paraId="7726AB58" w14:textId="35223BEF" w:rsidR="00A50A79" w:rsidRPr="008A2274" w:rsidRDefault="00A50A79" w:rsidP="00A50A79">
            <w:pPr>
              <w:jc w:val="center"/>
              <w:rPr>
                <w:b/>
                <w:bCs/>
                <w:sz w:val="22"/>
                <w:szCs w:val="22"/>
              </w:rPr>
            </w:pPr>
            <w:r>
              <w:rPr>
                <w:b/>
                <w:bCs/>
                <w:sz w:val="22"/>
                <w:szCs w:val="22"/>
              </w:rPr>
              <w:t>Run</w:t>
            </w:r>
          </w:p>
        </w:tc>
        <w:tc>
          <w:tcPr>
            <w:tcW w:w="1164" w:type="dxa"/>
          </w:tcPr>
          <w:p w14:paraId="2188394B" w14:textId="403EC673" w:rsidR="00A50A79" w:rsidRPr="008A2274" w:rsidRDefault="00000000" w:rsidP="00A50A79">
            <w:pPr>
              <w:jc w:val="cente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G</m:t>
                    </m:r>
                  </m:e>
                  <m:sub>
                    <m:r>
                      <m:rPr>
                        <m:sty m:val="bi"/>
                      </m:rPr>
                      <w:rPr>
                        <w:rFonts w:ascii="Cambria Math" w:hAnsi="Cambria Math"/>
                        <w:sz w:val="22"/>
                        <w:szCs w:val="22"/>
                      </w:rPr>
                      <m:t>0</m:t>
                    </m:r>
                  </m:sub>
                </m:sSub>
                <m:r>
                  <m:rPr>
                    <m:sty m:val="p"/>
                  </m:rPr>
                  <w:rPr>
                    <w:rFonts w:eastAsiaTheme="minorEastAsia"/>
                    <w:sz w:val="22"/>
                    <w:szCs w:val="22"/>
                  </w:rPr>
                  <w:br/>
                </m:r>
              </m:oMath>
            </m:oMathPara>
            <w:r>
              <w:rPr>
                <w:rFonts w:eastAsiaTheme="minorEastAsia"/>
                <w:b/>
                <w:bCs/>
                <w:sz w:val="22"/>
                <w:szCs w:val="22"/>
              </w:rPr>
              <w:t>[kW m</w:t>
            </w:r>
            <w:r>
              <w:rPr>
                <w:rFonts w:eastAsiaTheme="minorEastAsia"/>
                <w:b/>
                <w:bCs/>
                <w:sz w:val="22"/>
                <w:szCs w:val="22"/>
                <w:vertAlign w:val="superscript"/>
              </w:rPr>
              <w:t>-2</w:t>
            </w:r>
            <w:r>
              <w:rPr>
                <w:rFonts w:eastAsiaTheme="minorEastAsia"/>
                <w:b/>
                <w:bCs/>
                <w:sz w:val="22"/>
                <w:szCs w:val="22"/>
              </w:rPr>
              <w:t>]</w:t>
            </w:r>
          </w:p>
        </w:tc>
        <w:tc>
          <w:tcPr>
            <w:tcW w:w="1353" w:type="dxa"/>
          </w:tcPr>
          <w:p w14:paraId="020AC280" w14:textId="716801E5" w:rsidR="00A50A79" w:rsidRPr="008A2274" w:rsidRDefault="00A50A79" w:rsidP="00A50A79">
            <w:pPr>
              <w:jc w:val="center"/>
              <w:rPr>
                <w:b/>
                <w:bCs/>
                <w:sz w:val="22"/>
                <w:szCs w:val="22"/>
              </w:rPr>
            </w:pPr>
            <m:oMath>
              <m:r>
                <m:rPr>
                  <m:sty m:val="bi"/>
                </m:rPr>
                <w:rPr>
                  <w:rFonts w:ascii="Cambria Math" w:hAnsi="Cambria Math"/>
                  <w:sz w:val="22"/>
                  <w:szCs w:val="22"/>
                </w:rPr>
                <m:t>q</m:t>
              </m:r>
            </m:oMath>
            <w:r>
              <w:rPr>
                <w:rFonts w:eastAsiaTheme="minorEastAsia"/>
                <w:b/>
                <w:bCs/>
                <w:sz w:val="22"/>
                <w:szCs w:val="22"/>
              </w:rPr>
              <w:t xml:space="preserve"> </w:t>
            </w:r>
            <w:r>
              <w:rPr>
                <w:rFonts w:eastAsiaTheme="minorEastAsia"/>
                <w:b/>
                <w:bCs/>
                <w:sz w:val="22"/>
                <w:szCs w:val="22"/>
              </w:rPr>
              <w:br/>
            </w:r>
            <w:r>
              <w:rPr>
                <w:rFonts w:eastAsiaTheme="minorEastAsia"/>
                <w:b/>
                <w:bCs/>
                <w:sz w:val="22"/>
                <w:szCs w:val="22"/>
              </w:rPr>
              <w:t>[sL min</w:t>
            </w:r>
            <w:r>
              <w:rPr>
                <w:rFonts w:eastAsiaTheme="minorEastAsia"/>
                <w:b/>
                <w:bCs/>
                <w:sz w:val="22"/>
                <w:szCs w:val="22"/>
                <w:vertAlign w:val="superscript"/>
              </w:rPr>
              <w:t>-1</w:t>
            </w:r>
            <w:r>
              <w:rPr>
                <w:rFonts w:eastAsiaTheme="minorEastAsia"/>
                <w:b/>
                <w:bCs/>
                <w:sz w:val="22"/>
                <w:szCs w:val="22"/>
              </w:rPr>
              <w:t>]</w:t>
            </w:r>
          </w:p>
        </w:tc>
        <w:tc>
          <w:tcPr>
            <w:tcW w:w="1164" w:type="dxa"/>
          </w:tcPr>
          <w:p w14:paraId="71D44A37" w14:textId="11128594" w:rsidR="00A50A79" w:rsidRPr="008A2274" w:rsidRDefault="00000000" w:rsidP="00A50A79">
            <w:pPr>
              <w:jc w:val="center"/>
              <w:rPr>
                <w:b/>
                <w:bCs/>
                <w:sz w:val="22"/>
                <w:szCs w:val="22"/>
              </w:rPr>
            </w:pPr>
            <m:oMath>
              <m:sSub>
                <m:sSubPr>
                  <m:ctrlPr>
                    <w:rPr>
                      <w:rFonts w:ascii="Cambria Math" w:hAnsi="Cambria Math"/>
                      <w:b/>
                      <w:bCs/>
                      <w:sz w:val="22"/>
                      <w:szCs w:val="22"/>
                    </w:rPr>
                  </m:ctrlPr>
                </m:sSubPr>
                <m:e>
                  <m:r>
                    <m:rPr>
                      <m:sty m:val="bi"/>
                    </m:rPr>
                    <w:rPr>
                      <w:rFonts w:ascii="Cambria Math" w:hAnsi="Cambria Math"/>
                      <w:sz w:val="22"/>
                      <w:szCs w:val="22"/>
                    </w:rPr>
                    <m:t>T</m:t>
                  </m:r>
                </m:e>
                <m:sub>
                  <m:r>
                    <m:rPr>
                      <m:sty m:val="b"/>
                    </m:rPr>
                    <w:rPr>
                      <w:rFonts w:ascii="Cambria Math" w:hAnsi="Cambria Math"/>
                      <w:sz w:val="22"/>
                      <w:szCs w:val="22"/>
                    </w:rPr>
                    <m:t>amb</m:t>
                  </m:r>
                </m:sub>
              </m:sSub>
            </m:oMath>
            <w:r>
              <w:rPr>
                <w:rFonts w:eastAsiaTheme="minorEastAsia"/>
                <w:b/>
                <w:bCs/>
                <w:sz w:val="22"/>
                <w:szCs w:val="22"/>
              </w:rPr>
              <w:t xml:space="preserve"> </w:t>
            </w:r>
            <w:r>
              <w:rPr>
                <w:rFonts w:eastAsiaTheme="minorEastAsia"/>
                <w:b/>
                <w:bCs/>
                <w:sz w:val="22"/>
                <w:szCs w:val="22"/>
              </w:rPr>
              <w:br/>
            </w:r>
            <w:r>
              <w:rPr>
                <w:rFonts w:eastAsiaTheme="minorEastAsia"/>
                <w:b/>
                <w:bCs/>
                <w:sz w:val="22"/>
                <w:szCs w:val="22"/>
              </w:rPr>
              <w:t>[K]</w:t>
            </w:r>
          </w:p>
        </w:tc>
        <w:tc>
          <w:tcPr>
            <w:tcW w:w="1164" w:type="dxa"/>
          </w:tcPr>
          <w:p w14:paraId="78301624" w14:textId="6FA54324" w:rsidR="00A50A79" w:rsidRPr="008A2274" w:rsidRDefault="00000000" w:rsidP="00A50A79">
            <w:pPr>
              <w:jc w:val="center"/>
              <w:rPr>
                <w:b/>
                <w:bCs/>
                <w:sz w:val="22"/>
                <w:szCs w:val="22"/>
              </w:rPr>
            </w:pPr>
            <m:oMath>
              <m:sSub>
                <m:sSubPr>
                  <m:ctrlPr>
                    <w:rPr>
                      <w:rFonts w:ascii="Cambria Math" w:hAnsi="Cambria Math"/>
                      <w:b/>
                      <w:bCs/>
                      <w:sz w:val="22"/>
                      <w:szCs w:val="22"/>
                    </w:rPr>
                  </m:ctrlPr>
                </m:sSubPr>
                <m:e>
                  <m:acc>
                    <m:accPr>
                      <m:chr m:val="̅"/>
                      <m:ctrlPr>
                        <w:rPr>
                          <w:rFonts w:ascii="Cambria Math" w:hAnsi="Cambria Math"/>
                          <w:b/>
                          <w:bCs/>
                          <w:sz w:val="22"/>
                          <w:szCs w:val="22"/>
                        </w:rPr>
                      </m:ctrlPr>
                    </m:accPr>
                    <m:e>
                      <m:r>
                        <m:rPr>
                          <m:sty m:val="bi"/>
                        </m:rPr>
                        <w:rPr>
                          <w:rFonts w:ascii="Cambria Math" w:hAnsi="Cambria Math"/>
                          <w:sz w:val="22"/>
                          <w:szCs w:val="22"/>
                        </w:rPr>
                        <m:t>T</m:t>
                      </m:r>
                    </m:e>
                  </m:acc>
                </m:e>
                <m:sub>
                  <m:r>
                    <m:rPr>
                      <m:sty m:val="bi"/>
                    </m:rPr>
                    <w:rPr>
                      <w:rFonts w:ascii="Cambria Math" w:hAnsi="Cambria Math"/>
                      <w:sz w:val="22"/>
                      <w:szCs w:val="22"/>
                    </w:rPr>
                    <m:t>w</m:t>
                  </m:r>
                </m:sub>
              </m:sSub>
            </m:oMath>
            <w:r>
              <w:rPr>
                <w:rFonts w:eastAsiaTheme="minorEastAsia"/>
                <w:b/>
                <w:bCs/>
                <w:sz w:val="22"/>
                <w:szCs w:val="22"/>
              </w:rPr>
              <w:t xml:space="preserve"> </w:t>
            </w:r>
            <w:r>
              <w:rPr>
                <w:rFonts w:eastAsiaTheme="minorEastAsia"/>
                <w:b/>
                <w:bCs/>
                <w:sz w:val="22"/>
                <w:szCs w:val="22"/>
              </w:rPr>
              <w:br/>
            </w:r>
            <w:r>
              <w:rPr>
                <w:rFonts w:eastAsiaTheme="minorEastAsia"/>
                <w:b/>
                <w:bCs/>
                <w:sz w:val="22"/>
                <w:szCs w:val="22"/>
              </w:rPr>
              <w:t>[K]</w:t>
            </w:r>
          </w:p>
        </w:tc>
        <w:tc>
          <w:tcPr>
            <w:tcW w:w="1165" w:type="dxa"/>
          </w:tcPr>
          <w:p w14:paraId="67CE6514" w14:textId="69C8BCBB" w:rsidR="00A50A79" w:rsidRPr="008A2274" w:rsidRDefault="00A50A79" w:rsidP="00A50A79">
            <w:pPr>
              <w:jc w:val="center"/>
              <w:rPr>
                <w:b/>
                <w:bCs/>
                <w:sz w:val="22"/>
                <w:szCs w:val="22"/>
              </w:rPr>
            </w:pPr>
            <m:oMath>
              <m:r>
                <m:rPr>
                  <m:sty m:val="bi"/>
                </m:rPr>
                <w:rPr>
                  <w:rFonts w:ascii="Cambria Math" w:hAnsi="Cambria Math"/>
                  <w:sz w:val="22"/>
                  <w:szCs w:val="22"/>
                </w:rPr>
                <m:t>T</m:t>
              </m:r>
              <m:r>
                <m:rPr>
                  <m:sty m:val="bi"/>
                </m:rPr>
                <w:rPr>
                  <w:rFonts w:ascii="Cambria Math" w:hAnsi="Cambria Math"/>
                  <w:sz w:val="22"/>
                  <w:szCs w:val="22"/>
                </w:rPr>
                <m:t>3</m:t>
              </m:r>
            </m:oMath>
            <w:r>
              <w:rPr>
                <w:rFonts w:eastAsiaTheme="minorEastAsia"/>
                <w:b/>
                <w:bCs/>
                <w:sz w:val="22"/>
                <w:szCs w:val="22"/>
              </w:rPr>
              <w:t xml:space="preserve"> </w:t>
            </w:r>
            <w:r>
              <w:rPr>
                <w:rFonts w:eastAsiaTheme="minorEastAsia"/>
                <w:b/>
                <w:bCs/>
                <w:sz w:val="22"/>
                <w:szCs w:val="22"/>
              </w:rPr>
              <w:br/>
            </w:r>
            <w:r>
              <w:rPr>
                <w:rFonts w:eastAsiaTheme="minorEastAsia"/>
                <w:b/>
                <w:bCs/>
                <w:sz w:val="22"/>
                <w:szCs w:val="22"/>
              </w:rPr>
              <w:t>[K]</w:t>
            </w:r>
          </w:p>
        </w:tc>
        <w:tc>
          <w:tcPr>
            <w:tcW w:w="1326" w:type="dxa"/>
          </w:tcPr>
          <w:p w14:paraId="74088FCC" w14:textId="54030B93" w:rsidR="00A50A79" w:rsidRPr="008A2274" w:rsidRDefault="00A50A79" w:rsidP="00A50A79">
            <w:pPr>
              <w:jc w:val="center"/>
              <w:rPr>
                <w:b/>
                <w:bCs/>
                <w:sz w:val="22"/>
                <w:szCs w:val="22"/>
              </w:rPr>
            </w:pPr>
            <m:oMath>
              <m:r>
                <m:rPr>
                  <m:sty m:val="bi"/>
                </m:rPr>
                <w:rPr>
                  <w:rFonts w:ascii="Cambria Math" w:hAnsi="Cambria Math"/>
                  <w:sz w:val="22"/>
                  <w:szCs w:val="22"/>
                </w:rPr>
                <m:t>T</m:t>
              </m:r>
              <m:r>
                <m:rPr>
                  <m:sty m:val="bi"/>
                </m:rPr>
                <w:rPr>
                  <w:rFonts w:ascii="Cambria Math" w:hAnsi="Cambria Math"/>
                  <w:sz w:val="22"/>
                  <w:szCs w:val="22"/>
                </w:rPr>
                <m:t>12-T</m:t>
              </m:r>
              <m:r>
                <m:rPr>
                  <m:sty m:val="bi"/>
                </m:rPr>
                <w:rPr>
                  <w:rFonts w:ascii="Cambria Math" w:hAnsi="Cambria Math"/>
                  <w:sz w:val="22"/>
                  <w:szCs w:val="22"/>
                </w:rPr>
                <m:t>8</m:t>
              </m:r>
            </m:oMath>
            <w:r>
              <w:rPr>
                <w:rFonts w:eastAsiaTheme="minorEastAsia"/>
                <w:b/>
                <w:bCs/>
                <w:sz w:val="22"/>
                <w:szCs w:val="22"/>
              </w:rPr>
              <w:t xml:space="preserve"> </w:t>
            </w:r>
            <w:r>
              <w:rPr>
                <w:rFonts w:eastAsiaTheme="minorEastAsia"/>
                <w:b/>
                <w:bCs/>
                <w:sz w:val="22"/>
                <w:szCs w:val="22"/>
              </w:rPr>
              <w:br/>
            </w:r>
            <w:r>
              <w:rPr>
                <w:rFonts w:eastAsiaTheme="minorEastAsia"/>
                <w:b/>
                <w:bCs/>
                <w:sz w:val="22"/>
                <w:szCs w:val="22"/>
              </w:rPr>
              <w:t>[K]</w:t>
            </w:r>
          </w:p>
        </w:tc>
      </w:tr>
      <w:tr w:rsidR="00A50A79" w:rsidRPr="008A2274" w14:paraId="10314E3A" w14:textId="77777777" w:rsidTr="00A50A79">
        <w:trPr>
          <w:jc w:val="center"/>
        </w:trPr>
        <w:tc>
          <w:tcPr>
            <w:tcW w:w="1164" w:type="dxa"/>
          </w:tcPr>
          <w:p w14:paraId="4716C02C" w14:textId="2880F291" w:rsidR="00A50A79" w:rsidRPr="008A2274" w:rsidRDefault="00A50A79" w:rsidP="001F7586">
            <w:pPr>
              <w:rPr>
                <w:sz w:val="22"/>
                <w:szCs w:val="22"/>
              </w:rPr>
            </w:pPr>
            <w:r>
              <w:rPr>
                <w:sz w:val="22"/>
                <w:szCs w:val="22"/>
              </w:rPr>
              <w:t>E81</w:t>
            </w:r>
          </w:p>
        </w:tc>
        <w:tc>
          <w:tcPr>
            <w:tcW w:w="1164" w:type="dxa"/>
          </w:tcPr>
          <w:p w14:paraId="4ED72C9E" w14:textId="59CCE9F6" w:rsidR="00A50A79" w:rsidRPr="008A2274" w:rsidRDefault="00A50A79" w:rsidP="001F7586">
            <w:pPr>
              <w:rPr>
                <w:sz w:val="22"/>
                <w:szCs w:val="22"/>
              </w:rPr>
            </w:pPr>
            <w:r>
              <w:rPr>
                <w:sz w:val="22"/>
                <w:szCs w:val="22"/>
              </w:rPr>
              <w:t>256</w:t>
            </w:r>
          </w:p>
        </w:tc>
        <w:tc>
          <w:tcPr>
            <w:tcW w:w="1353" w:type="dxa"/>
          </w:tcPr>
          <w:p w14:paraId="2FD77647" w14:textId="365AD8FA" w:rsidR="00A50A79" w:rsidRPr="008A2274" w:rsidRDefault="00A50A79" w:rsidP="001F7586">
            <w:pPr>
              <w:rPr>
                <w:sz w:val="22"/>
                <w:szCs w:val="22"/>
              </w:rPr>
            </w:pPr>
            <w:r>
              <w:rPr>
                <w:sz w:val="22"/>
                <w:szCs w:val="22"/>
              </w:rPr>
              <w:t>4.53</w:t>
            </w:r>
          </w:p>
        </w:tc>
        <w:tc>
          <w:tcPr>
            <w:tcW w:w="1164" w:type="dxa"/>
          </w:tcPr>
          <w:p w14:paraId="77E14334" w14:textId="2E1689AB" w:rsidR="00A50A79" w:rsidRPr="008A2274" w:rsidRDefault="00A50A79" w:rsidP="001F7586">
            <w:pPr>
              <w:rPr>
                <w:sz w:val="22"/>
                <w:szCs w:val="22"/>
              </w:rPr>
            </w:pPr>
            <w:r>
              <w:rPr>
                <w:sz w:val="22"/>
                <w:szCs w:val="22"/>
              </w:rPr>
              <w:t>297.8</w:t>
            </w:r>
          </w:p>
        </w:tc>
        <w:tc>
          <w:tcPr>
            <w:tcW w:w="1164" w:type="dxa"/>
          </w:tcPr>
          <w:p w14:paraId="17DC11B0" w14:textId="3ACE93A3" w:rsidR="00A50A79" w:rsidRPr="008A2274" w:rsidRDefault="00A50A79" w:rsidP="001F7586">
            <w:pPr>
              <w:rPr>
                <w:sz w:val="22"/>
                <w:szCs w:val="22"/>
              </w:rPr>
            </w:pPr>
            <w:r>
              <w:rPr>
                <w:sz w:val="22"/>
                <w:szCs w:val="22"/>
              </w:rPr>
              <w:t>700</w:t>
            </w:r>
          </w:p>
        </w:tc>
        <w:tc>
          <w:tcPr>
            <w:tcW w:w="1165" w:type="dxa"/>
          </w:tcPr>
          <w:p w14:paraId="709F40B6" w14:textId="61EBF657" w:rsidR="00A50A79" w:rsidRPr="008A2274" w:rsidRDefault="00A50A79" w:rsidP="001F7586">
            <w:pPr>
              <w:rPr>
                <w:sz w:val="22"/>
                <w:szCs w:val="22"/>
              </w:rPr>
            </w:pPr>
            <w:r>
              <w:rPr>
                <w:sz w:val="22"/>
                <w:szCs w:val="22"/>
              </w:rPr>
              <w:t>550</w:t>
            </w:r>
          </w:p>
        </w:tc>
        <w:tc>
          <w:tcPr>
            <w:tcW w:w="1326" w:type="dxa"/>
          </w:tcPr>
          <w:p w14:paraId="288273AA" w14:textId="67BCE709" w:rsidR="00A50A79" w:rsidRPr="008A2274" w:rsidRDefault="00A50A79" w:rsidP="001F7586">
            <w:pPr>
              <w:rPr>
                <w:sz w:val="22"/>
                <w:szCs w:val="22"/>
              </w:rPr>
            </w:pPr>
            <w:r>
              <w:rPr>
                <w:sz w:val="22"/>
                <w:szCs w:val="22"/>
              </w:rPr>
              <w:t>-9.4</w:t>
            </w:r>
          </w:p>
        </w:tc>
      </w:tr>
      <w:tr w:rsidR="00A50A79" w:rsidRPr="008A2274" w14:paraId="19A19C4C" w14:textId="77777777" w:rsidTr="00A50A79">
        <w:trPr>
          <w:jc w:val="center"/>
        </w:trPr>
        <w:tc>
          <w:tcPr>
            <w:tcW w:w="1164" w:type="dxa"/>
          </w:tcPr>
          <w:p w14:paraId="6E561B2B" w14:textId="468BFC68" w:rsidR="00A50A79" w:rsidRPr="008A2274" w:rsidRDefault="00A50A79" w:rsidP="001F7586">
            <w:pPr>
              <w:rPr>
                <w:sz w:val="22"/>
                <w:szCs w:val="22"/>
              </w:rPr>
            </w:pPr>
            <w:r>
              <w:rPr>
                <w:sz w:val="22"/>
                <w:szCs w:val="22"/>
              </w:rPr>
              <w:t>E80</w:t>
            </w:r>
          </w:p>
        </w:tc>
        <w:tc>
          <w:tcPr>
            <w:tcW w:w="1164" w:type="dxa"/>
          </w:tcPr>
          <w:p w14:paraId="785D21F3" w14:textId="7063F1E7" w:rsidR="00A50A79" w:rsidRPr="008A2274" w:rsidRDefault="00A50A79" w:rsidP="001F7586">
            <w:pPr>
              <w:rPr>
                <w:sz w:val="22"/>
                <w:szCs w:val="22"/>
              </w:rPr>
            </w:pPr>
            <w:r>
              <w:rPr>
                <w:sz w:val="22"/>
                <w:szCs w:val="22"/>
              </w:rPr>
              <w:t>256</w:t>
            </w:r>
          </w:p>
        </w:tc>
        <w:tc>
          <w:tcPr>
            <w:tcW w:w="1353" w:type="dxa"/>
          </w:tcPr>
          <w:p w14:paraId="27EC65AF" w14:textId="5642CA9B" w:rsidR="00A50A79" w:rsidRPr="008A2274" w:rsidRDefault="00A50A79" w:rsidP="001F7586">
            <w:pPr>
              <w:rPr>
                <w:sz w:val="22"/>
                <w:szCs w:val="22"/>
              </w:rPr>
            </w:pPr>
            <w:r>
              <w:rPr>
                <w:sz w:val="22"/>
                <w:szCs w:val="22"/>
              </w:rPr>
              <w:t>6.61</w:t>
            </w:r>
          </w:p>
        </w:tc>
        <w:tc>
          <w:tcPr>
            <w:tcW w:w="1164" w:type="dxa"/>
          </w:tcPr>
          <w:p w14:paraId="3305AE89" w14:textId="31AC3406" w:rsidR="00A50A79" w:rsidRPr="008A2274" w:rsidRDefault="00A50A79" w:rsidP="001F7586">
            <w:pPr>
              <w:rPr>
                <w:sz w:val="22"/>
                <w:szCs w:val="22"/>
              </w:rPr>
            </w:pPr>
            <w:r>
              <w:rPr>
                <w:sz w:val="22"/>
                <w:szCs w:val="22"/>
              </w:rPr>
              <w:t>296.6</w:t>
            </w:r>
          </w:p>
        </w:tc>
        <w:tc>
          <w:tcPr>
            <w:tcW w:w="1164" w:type="dxa"/>
          </w:tcPr>
          <w:p w14:paraId="7C058DF1" w14:textId="6A9B6BE4" w:rsidR="00A50A79" w:rsidRPr="008A2274" w:rsidRDefault="00A50A79" w:rsidP="001F7586">
            <w:pPr>
              <w:rPr>
                <w:sz w:val="22"/>
                <w:szCs w:val="22"/>
              </w:rPr>
            </w:pPr>
            <w:r>
              <w:rPr>
                <w:sz w:val="22"/>
                <w:szCs w:val="22"/>
              </w:rPr>
              <w:t>686</w:t>
            </w:r>
          </w:p>
        </w:tc>
        <w:tc>
          <w:tcPr>
            <w:tcW w:w="1165" w:type="dxa"/>
          </w:tcPr>
          <w:p w14:paraId="7C233E06" w14:textId="6EDC003E" w:rsidR="00A50A79" w:rsidRPr="008A2274" w:rsidRDefault="00A50A79" w:rsidP="001F7586">
            <w:pPr>
              <w:rPr>
                <w:sz w:val="22"/>
                <w:szCs w:val="22"/>
              </w:rPr>
            </w:pPr>
            <w:r>
              <w:rPr>
                <w:sz w:val="22"/>
                <w:szCs w:val="22"/>
              </w:rPr>
              <w:t>561</w:t>
            </w:r>
          </w:p>
        </w:tc>
        <w:tc>
          <w:tcPr>
            <w:tcW w:w="1326" w:type="dxa"/>
          </w:tcPr>
          <w:p w14:paraId="6F0F6689" w14:textId="54F83A21" w:rsidR="00A50A79" w:rsidRPr="008A2274" w:rsidRDefault="00A50A79" w:rsidP="001F7586">
            <w:pPr>
              <w:rPr>
                <w:sz w:val="22"/>
                <w:szCs w:val="22"/>
              </w:rPr>
            </w:pPr>
            <w:r>
              <w:rPr>
                <w:sz w:val="22"/>
                <w:szCs w:val="22"/>
              </w:rPr>
              <w:t>+25.8</w:t>
            </w:r>
          </w:p>
        </w:tc>
      </w:tr>
      <w:tr w:rsidR="00A50A79" w:rsidRPr="008A2274" w14:paraId="5D800FCD" w14:textId="77777777" w:rsidTr="00A50A79">
        <w:trPr>
          <w:jc w:val="center"/>
        </w:trPr>
        <w:tc>
          <w:tcPr>
            <w:tcW w:w="1164" w:type="dxa"/>
          </w:tcPr>
          <w:p w14:paraId="5A585404" w14:textId="7D4CFF76" w:rsidR="00A50A79" w:rsidRPr="008A2274" w:rsidRDefault="00A50A79" w:rsidP="001F7586">
            <w:pPr>
              <w:rPr>
                <w:sz w:val="22"/>
                <w:szCs w:val="22"/>
              </w:rPr>
            </w:pPr>
            <w:r>
              <w:rPr>
                <w:sz w:val="22"/>
                <w:szCs w:val="22"/>
              </w:rPr>
              <w:t>E79</w:t>
            </w:r>
          </w:p>
        </w:tc>
        <w:tc>
          <w:tcPr>
            <w:tcW w:w="1164" w:type="dxa"/>
          </w:tcPr>
          <w:p w14:paraId="099C089B" w14:textId="08A585E1" w:rsidR="00A50A79" w:rsidRPr="008A2274" w:rsidRDefault="00A50A79" w:rsidP="001F7586">
            <w:pPr>
              <w:rPr>
                <w:sz w:val="22"/>
                <w:szCs w:val="22"/>
              </w:rPr>
            </w:pPr>
            <w:r>
              <w:rPr>
                <w:sz w:val="22"/>
                <w:szCs w:val="22"/>
              </w:rPr>
              <w:t>256</w:t>
            </w:r>
          </w:p>
        </w:tc>
        <w:tc>
          <w:tcPr>
            <w:tcW w:w="1353" w:type="dxa"/>
          </w:tcPr>
          <w:p w14:paraId="4202CC0B" w14:textId="5B6389B4" w:rsidR="00A50A79" w:rsidRPr="008A2274" w:rsidRDefault="00A50A79" w:rsidP="001F7586">
            <w:pPr>
              <w:rPr>
                <w:sz w:val="22"/>
                <w:szCs w:val="22"/>
              </w:rPr>
            </w:pPr>
            <w:r>
              <w:rPr>
                <w:sz w:val="22"/>
                <w:szCs w:val="22"/>
              </w:rPr>
              <w:t>8.04</w:t>
            </w:r>
          </w:p>
        </w:tc>
        <w:tc>
          <w:tcPr>
            <w:tcW w:w="1164" w:type="dxa"/>
          </w:tcPr>
          <w:p w14:paraId="005AA282" w14:textId="365487EC" w:rsidR="00A50A79" w:rsidRPr="008A2274" w:rsidRDefault="00A50A79" w:rsidP="001F7586">
            <w:pPr>
              <w:rPr>
                <w:sz w:val="22"/>
                <w:szCs w:val="22"/>
              </w:rPr>
            </w:pPr>
            <w:r>
              <w:rPr>
                <w:sz w:val="22"/>
                <w:szCs w:val="22"/>
              </w:rPr>
              <w:t>296.7</w:t>
            </w:r>
          </w:p>
        </w:tc>
        <w:tc>
          <w:tcPr>
            <w:tcW w:w="1164" w:type="dxa"/>
          </w:tcPr>
          <w:p w14:paraId="301906E8" w14:textId="227E6598" w:rsidR="00A50A79" w:rsidRPr="008A2274" w:rsidRDefault="00A50A79" w:rsidP="001F7586">
            <w:pPr>
              <w:rPr>
                <w:sz w:val="22"/>
                <w:szCs w:val="22"/>
              </w:rPr>
            </w:pPr>
            <w:r>
              <w:rPr>
                <w:sz w:val="22"/>
                <w:szCs w:val="22"/>
              </w:rPr>
              <w:t>669</w:t>
            </w:r>
          </w:p>
        </w:tc>
        <w:tc>
          <w:tcPr>
            <w:tcW w:w="1165" w:type="dxa"/>
          </w:tcPr>
          <w:p w14:paraId="4B2AB62B" w14:textId="09F05184" w:rsidR="00A50A79" w:rsidRPr="008A2274" w:rsidRDefault="00A50A79" w:rsidP="001F7586">
            <w:pPr>
              <w:rPr>
                <w:sz w:val="22"/>
                <w:szCs w:val="22"/>
              </w:rPr>
            </w:pPr>
            <w:r>
              <w:rPr>
                <w:sz w:val="22"/>
                <w:szCs w:val="22"/>
              </w:rPr>
              <w:t>560</w:t>
            </w:r>
          </w:p>
        </w:tc>
        <w:tc>
          <w:tcPr>
            <w:tcW w:w="1326" w:type="dxa"/>
          </w:tcPr>
          <w:p w14:paraId="409B6736" w14:textId="51DAF97A" w:rsidR="00A50A79" w:rsidRPr="008A2274" w:rsidRDefault="00A50A79" w:rsidP="001F7586">
            <w:pPr>
              <w:rPr>
                <w:sz w:val="22"/>
                <w:szCs w:val="22"/>
              </w:rPr>
            </w:pPr>
            <w:r>
              <w:rPr>
                <w:sz w:val="22"/>
                <w:szCs w:val="22"/>
              </w:rPr>
              <w:t>+39.6</w:t>
            </w:r>
          </w:p>
        </w:tc>
      </w:tr>
      <w:tr w:rsidR="00A50A79" w:rsidRPr="008A2274" w14:paraId="4430A676" w14:textId="77777777" w:rsidTr="00A50A79">
        <w:trPr>
          <w:jc w:val="center"/>
        </w:trPr>
        <w:tc>
          <w:tcPr>
            <w:tcW w:w="1164" w:type="dxa"/>
          </w:tcPr>
          <w:p w14:paraId="198AA4F7" w14:textId="64E31408" w:rsidR="00A50A79" w:rsidRPr="008A2274" w:rsidRDefault="00A50A79" w:rsidP="001F7586">
            <w:pPr>
              <w:rPr>
                <w:sz w:val="22"/>
                <w:szCs w:val="22"/>
              </w:rPr>
            </w:pPr>
            <w:r>
              <w:rPr>
                <w:sz w:val="22"/>
                <w:szCs w:val="22"/>
              </w:rPr>
              <w:t>E78</w:t>
            </w:r>
          </w:p>
        </w:tc>
        <w:tc>
          <w:tcPr>
            <w:tcW w:w="1164" w:type="dxa"/>
          </w:tcPr>
          <w:p w14:paraId="76E7680D" w14:textId="33EBF006" w:rsidR="00A50A79" w:rsidRPr="008A2274" w:rsidRDefault="00A50A79" w:rsidP="001F7586">
            <w:pPr>
              <w:rPr>
                <w:sz w:val="22"/>
                <w:szCs w:val="22"/>
              </w:rPr>
            </w:pPr>
            <w:r>
              <w:rPr>
                <w:sz w:val="22"/>
                <w:szCs w:val="22"/>
              </w:rPr>
              <w:t>256</w:t>
            </w:r>
          </w:p>
        </w:tc>
        <w:tc>
          <w:tcPr>
            <w:tcW w:w="1353" w:type="dxa"/>
          </w:tcPr>
          <w:p w14:paraId="268FB023" w14:textId="14A69FBA" w:rsidR="00A50A79" w:rsidRPr="008A2274" w:rsidRDefault="00A50A79" w:rsidP="001F7586">
            <w:pPr>
              <w:rPr>
                <w:sz w:val="22"/>
                <w:szCs w:val="22"/>
              </w:rPr>
            </w:pPr>
            <w:r>
              <w:rPr>
                <w:sz w:val="22"/>
                <w:szCs w:val="22"/>
              </w:rPr>
              <w:t>10.01</w:t>
            </w:r>
          </w:p>
        </w:tc>
        <w:tc>
          <w:tcPr>
            <w:tcW w:w="1164" w:type="dxa"/>
          </w:tcPr>
          <w:p w14:paraId="7164FA77" w14:textId="63EF35FC" w:rsidR="00A50A79" w:rsidRPr="008A2274" w:rsidRDefault="00A50A79" w:rsidP="001F7586">
            <w:pPr>
              <w:rPr>
                <w:sz w:val="22"/>
                <w:szCs w:val="22"/>
              </w:rPr>
            </w:pPr>
            <w:r>
              <w:rPr>
                <w:sz w:val="22"/>
                <w:szCs w:val="22"/>
              </w:rPr>
              <w:t>298.1</w:t>
            </w:r>
          </w:p>
        </w:tc>
        <w:tc>
          <w:tcPr>
            <w:tcW w:w="1164" w:type="dxa"/>
          </w:tcPr>
          <w:p w14:paraId="49E99992" w14:textId="4DC031EB" w:rsidR="00A50A79" w:rsidRPr="008A2274" w:rsidRDefault="00A50A79" w:rsidP="001F7586">
            <w:pPr>
              <w:rPr>
                <w:sz w:val="22"/>
                <w:szCs w:val="22"/>
              </w:rPr>
            </w:pPr>
            <w:r>
              <w:rPr>
                <w:sz w:val="22"/>
                <w:szCs w:val="22"/>
              </w:rPr>
              <w:t>643</w:t>
            </w:r>
          </w:p>
        </w:tc>
        <w:tc>
          <w:tcPr>
            <w:tcW w:w="1165" w:type="dxa"/>
          </w:tcPr>
          <w:p w14:paraId="21B55713" w14:textId="761F8430" w:rsidR="00A50A79" w:rsidRPr="008A2274" w:rsidRDefault="00A50A79" w:rsidP="001F7586">
            <w:pPr>
              <w:rPr>
                <w:sz w:val="22"/>
                <w:szCs w:val="22"/>
              </w:rPr>
            </w:pPr>
            <w:r>
              <w:rPr>
                <w:sz w:val="22"/>
                <w:szCs w:val="22"/>
              </w:rPr>
              <w:t>554</w:t>
            </w:r>
          </w:p>
        </w:tc>
        <w:tc>
          <w:tcPr>
            <w:tcW w:w="1326" w:type="dxa"/>
          </w:tcPr>
          <w:p w14:paraId="44DA2FFF" w14:textId="58A18FF7" w:rsidR="00A50A79" w:rsidRPr="008A2274" w:rsidRDefault="00A50A79" w:rsidP="001F7586">
            <w:pPr>
              <w:rPr>
                <w:sz w:val="22"/>
                <w:szCs w:val="22"/>
              </w:rPr>
            </w:pPr>
            <w:r>
              <w:rPr>
                <w:sz w:val="22"/>
                <w:szCs w:val="22"/>
              </w:rPr>
              <w:t>+54.0</w:t>
            </w:r>
          </w:p>
        </w:tc>
      </w:tr>
      <w:tr w:rsidR="00A50A79" w:rsidRPr="008A2274" w14:paraId="23C77E63" w14:textId="77777777" w:rsidTr="00A50A79">
        <w:trPr>
          <w:jc w:val="center"/>
        </w:trPr>
        <w:tc>
          <w:tcPr>
            <w:tcW w:w="1164" w:type="dxa"/>
          </w:tcPr>
          <w:p w14:paraId="4B2746CA" w14:textId="30D98697" w:rsidR="00A50A79" w:rsidRPr="008A2274" w:rsidRDefault="00A50A79" w:rsidP="001F7586">
            <w:pPr>
              <w:rPr>
                <w:sz w:val="22"/>
                <w:szCs w:val="22"/>
              </w:rPr>
            </w:pPr>
            <w:r>
              <w:rPr>
                <w:sz w:val="22"/>
                <w:szCs w:val="22"/>
              </w:rPr>
              <w:t>E77</w:t>
            </w:r>
          </w:p>
        </w:tc>
        <w:tc>
          <w:tcPr>
            <w:tcW w:w="1164" w:type="dxa"/>
          </w:tcPr>
          <w:p w14:paraId="3CD38042" w14:textId="50A1AA19" w:rsidR="00A50A79" w:rsidRPr="008A2274" w:rsidRDefault="00A50A79" w:rsidP="001F7586">
            <w:pPr>
              <w:rPr>
                <w:sz w:val="22"/>
                <w:szCs w:val="22"/>
              </w:rPr>
            </w:pPr>
            <w:r>
              <w:rPr>
                <w:sz w:val="22"/>
                <w:szCs w:val="22"/>
              </w:rPr>
              <w:t>256</w:t>
            </w:r>
          </w:p>
        </w:tc>
        <w:tc>
          <w:tcPr>
            <w:tcW w:w="1353" w:type="dxa"/>
          </w:tcPr>
          <w:p w14:paraId="18EC4BC1" w14:textId="574A542C" w:rsidR="00A50A79" w:rsidRPr="008A2274" w:rsidRDefault="00A50A79" w:rsidP="001F7586">
            <w:pPr>
              <w:rPr>
                <w:sz w:val="22"/>
                <w:szCs w:val="22"/>
              </w:rPr>
            </w:pPr>
            <w:r>
              <w:rPr>
                <w:sz w:val="22"/>
                <w:szCs w:val="22"/>
              </w:rPr>
              <w:t>13.85</w:t>
            </w:r>
          </w:p>
        </w:tc>
        <w:tc>
          <w:tcPr>
            <w:tcW w:w="1164" w:type="dxa"/>
          </w:tcPr>
          <w:p w14:paraId="3C22F48B" w14:textId="6AF6E8CC" w:rsidR="00A50A79" w:rsidRPr="008A2274" w:rsidRDefault="00A50A79" w:rsidP="001F7586">
            <w:pPr>
              <w:rPr>
                <w:sz w:val="22"/>
                <w:szCs w:val="22"/>
              </w:rPr>
            </w:pPr>
            <w:r>
              <w:rPr>
                <w:sz w:val="22"/>
                <w:szCs w:val="22"/>
              </w:rPr>
              <w:t>297.1</w:t>
            </w:r>
          </w:p>
        </w:tc>
        <w:tc>
          <w:tcPr>
            <w:tcW w:w="1164" w:type="dxa"/>
          </w:tcPr>
          <w:p w14:paraId="240C52A3" w14:textId="55028667" w:rsidR="00A50A79" w:rsidRPr="008A2274" w:rsidRDefault="00A50A79" w:rsidP="001F7586">
            <w:pPr>
              <w:rPr>
                <w:sz w:val="22"/>
                <w:szCs w:val="22"/>
              </w:rPr>
            </w:pPr>
            <w:r>
              <w:rPr>
                <w:sz w:val="22"/>
                <w:szCs w:val="22"/>
              </w:rPr>
              <w:t>589</w:t>
            </w:r>
          </w:p>
        </w:tc>
        <w:tc>
          <w:tcPr>
            <w:tcW w:w="1165" w:type="dxa"/>
          </w:tcPr>
          <w:p w14:paraId="07CAFE67" w14:textId="7AAE6BA7" w:rsidR="00A50A79" w:rsidRPr="008A2274" w:rsidRDefault="00A50A79" w:rsidP="001F7586">
            <w:pPr>
              <w:rPr>
                <w:sz w:val="22"/>
                <w:szCs w:val="22"/>
              </w:rPr>
            </w:pPr>
            <w:r>
              <w:rPr>
                <w:sz w:val="22"/>
                <w:szCs w:val="22"/>
              </w:rPr>
              <w:t>525</w:t>
            </w:r>
          </w:p>
        </w:tc>
        <w:tc>
          <w:tcPr>
            <w:tcW w:w="1326" w:type="dxa"/>
          </w:tcPr>
          <w:p w14:paraId="118E57F7" w14:textId="491CDDFB" w:rsidR="00A50A79" w:rsidRPr="008A2274" w:rsidRDefault="00A50A79" w:rsidP="001F7586">
            <w:pPr>
              <w:rPr>
                <w:sz w:val="22"/>
                <w:szCs w:val="22"/>
              </w:rPr>
            </w:pPr>
            <w:r>
              <w:rPr>
                <w:sz w:val="22"/>
                <w:szCs w:val="22"/>
              </w:rPr>
              <w:t>+58.1</w:t>
            </w:r>
          </w:p>
        </w:tc>
      </w:tr>
      <w:tr w:rsidR="00A50A79" w:rsidRPr="008A2274" w14:paraId="6BB4B22D" w14:textId="77777777" w:rsidTr="00A50A79">
        <w:trPr>
          <w:jc w:val="center"/>
        </w:trPr>
        <w:tc>
          <w:tcPr>
            <w:tcW w:w="1164" w:type="dxa"/>
          </w:tcPr>
          <w:p w14:paraId="6EEDF342" w14:textId="46C543D6" w:rsidR="00A50A79" w:rsidRPr="008A2274" w:rsidRDefault="00A50A79" w:rsidP="001F7586">
            <w:pPr>
              <w:rPr>
                <w:sz w:val="22"/>
                <w:szCs w:val="22"/>
              </w:rPr>
            </w:pPr>
            <w:r>
              <w:rPr>
                <w:sz w:val="22"/>
                <w:szCs w:val="22"/>
              </w:rPr>
              <w:t>E76</w:t>
            </w:r>
          </w:p>
        </w:tc>
        <w:tc>
          <w:tcPr>
            <w:tcW w:w="1164" w:type="dxa"/>
          </w:tcPr>
          <w:p w14:paraId="399A2C27" w14:textId="5F9DECDC" w:rsidR="00A50A79" w:rsidRPr="008A2274" w:rsidRDefault="00A50A79" w:rsidP="001F7586">
            <w:pPr>
              <w:rPr>
                <w:sz w:val="22"/>
                <w:szCs w:val="22"/>
              </w:rPr>
            </w:pPr>
            <w:r>
              <w:rPr>
                <w:sz w:val="22"/>
                <w:szCs w:val="22"/>
              </w:rPr>
              <w:t>304</w:t>
            </w:r>
          </w:p>
        </w:tc>
        <w:tc>
          <w:tcPr>
            <w:tcW w:w="1353" w:type="dxa"/>
          </w:tcPr>
          <w:p w14:paraId="6A9CB3B3" w14:textId="39330DFB" w:rsidR="00A50A79" w:rsidRPr="008A2274" w:rsidRDefault="00A50A79" w:rsidP="001F7586">
            <w:pPr>
              <w:rPr>
                <w:sz w:val="22"/>
                <w:szCs w:val="22"/>
              </w:rPr>
            </w:pPr>
            <w:r>
              <w:rPr>
                <w:sz w:val="22"/>
                <w:szCs w:val="22"/>
              </w:rPr>
              <w:t>4.53</w:t>
            </w:r>
          </w:p>
        </w:tc>
        <w:tc>
          <w:tcPr>
            <w:tcW w:w="1164" w:type="dxa"/>
          </w:tcPr>
          <w:p w14:paraId="18A6CA93" w14:textId="1D4DDBAA" w:rsidR="00A50A79" w:rsidRPr="008A2274" w:rsidRDefault="00A50A79" w:rsidP="001F7586">
            <w:pPr>
              <w:rPr>
                <w:sz w:val="22"/>
                <w:szCs w:val="22"/>
              </w:rPr>
            </w:pPr>
            <w:r>
              <w:rPr>
                <w:sz w:val="22"/>
                <w:szCs w:val="22"/>
              </w:rPr>
              <w:t>296.4</w:t>
            </w:r>
          </w:p>
        </w:tc>
        <w:tc>
          <w:tcPr>
            <w:tcW w:w="1164" w:type="dxa"/>
          </w:tcPr>
          <w:p w14:paraId="51B61622" w14:textId="694EE52B" w:rsidR="00A50A79" w:rsidRPr="008A2274" w:rsidRDefault="00A50A79" w:rsidP="001F7586">
            <w:pPr>
              <w:rPr>
                <w:sz w:val="22"/>
                <w:szCs w:val="22"/>
              </w:rPr>
            </w:pPr>
            <w:r>
              <w:rPr>
                <w:sz w:val="22"/>
                <w:szCs w:val="22"/>
              </w:rPr>
              <w:t>908</w:t>
            </w:r>
          </w:p>
        </w:tc>
        <w:tc>
          <w:tcPr>
            <w:tcW w:w="1165" w:type="dxa"/>
          </w:tcPr>
          <w:p w14:paraId="517C010C" w14:textId="6E66926A" w:rsidR="00A50A79" w:rsidRPr="008A2274" w:rsidRDefault="00A50A79" w:rsidP="001F7586">
            <w:pPr>
              <w:rPr>
                <w:sz w:val="22"/>
                <w:szCs w:val="22"/>
              </w:rPr>
            </w:pPr>
            <w:r>
              <w:rPr>
                <w:sz w:val="22"/>
                <w:szCs w:val="22"/>
              </w:rPr>
              <w:t>647</w:t>
            </w:r>
          </w:p>
        </w:tc>
        <w:tc>
          <w:tcPr>
            <w:tcW w:w="1326" w:type="dxa"/>
          </w:tcPr>
          <w:p w14:paraId="1D411C60" w14:textId="737CCB8F" w:rsidR="00A50A79" w:rsidRPr="008A2274" w:rsidRDefault="00A50A79" w:rsidP="001F7586">
            <w:pPr>
              <w:rPr>
                <w:sz w:val="22"/>
                <w:szCs w:val="22"/>
              </w:rPr>
            </w:pPr>
            <w:r>
              <w:rPr>
                <w:sz w:val="22"/>
                <w:szCs w:val="22"/>
              </w:rPr>
              <w:t>-97.9</w:t>
            </w:r>
          </w:p>
        </w:tc>
      </w:tr>
      <w:tr w:rsidR="00A50A79" w:rsidRPr="008A2274" w14:paraId="52E32413" w14:textId="77777777" w:rsidTr="00A50A79">
        <w:trPr>
          <w:jc w:val="center"/>
        </w:trPr>
        <w:tc>
          <w:tcPr>
            <w:tcW w:w="1164" w:type="dxa"/>
          </w:tcPr>
          <w:p w14:paraId="25AC1C52" w14:textId="0498751A" w:rsidR="00A50A79" w:rsidRPr="008A2274" w:rsidRDefault="00A50A79" w:rsidP="001F7586">
            <w:pPr>
              <w:rPr>
                <w:sz w:val="22"/>
                <w:szCs w:val="22"/>
              </w:rPr>
            </w:pPr>
            <w:r>
              <w:rPr>
                <w:sz w:val="22"/>
                <w:szCs w:val="22"/>
              </w:rPr>
              <w:t>E75</w:t>
            </w:r>
          </w:p>
        </w:tc>
        <w:tc>
          <w:tcPr>
            <w:tcW w:w="1164" w:type="dxa"/>
          </w:tcPr>
          <w:p w14:paraId="56C72FC8" w14:textId="2E191F52" w:rsidR="00A50A79" w:rsidRPr="008A2274" w:rsidRDefault="00A50A79" w:rsidP="001F7586">
            <w:pPr>
              <w:rPr>
                <w:sz w:val="22"/>
                <w:szCs w:val="22"/>
              </w:rPr>
            </w:pPr>
            <w:r>
              <w:rPr>
                <w:sz w:val="22"/>
                <w:szCs w:val="22"/>
              </w:rPr>
              <w:t>304</w:t>
            </w:r>
          </w:p>
        </w:tc>
        <w:tc>
          <w:tcPr>
            <w:tcW w:w="1353" w:type="dxa"/>
          </w:tcPr>
          <w:p w14:paraId="3280FC20" w14:textId="76AC289A" w:rsidR="00A50A79" w:rsidRPr="008A2274" w:rsidRDefault="00A50A79" w:rsidP="001F7586">
            <w:pPr>
              <w:rPr>
                <w:sz w:val="22"/>
                <w:szCs w:val="22"/>
              </w:rPr>
            </w:pPr>
            <w:r>
              <w:rPr>
                <w:sz w:val="22"/>
                <w:szCs w:val="22"/>
              </w:rPr>
              <w:t>6.95</w:t>
            </w:r>
          </w:p>
        </w:tc>
        <w:tc>
          <w:tcPr>
            <w:tcW w:w="1164" w:type="dxa"/>
          </w:tcPr>
          <w:p w14:paraId="195523C1" w14:textId="4EF0BE7B" w:rsidR="00A50A79" w:rsidRPr="008A2274" w:rsidRDefault="00A50A79" w:rsidP="001F7586">
            <w:pPr>
              <w:rPr>
                <w:sz w:val="22"/>
                <w:szCs w:val="22"/>
              </w:rPr>
            </w:pPr>
            <w:r>
              <w:rPr>
                <w:sz w:val="22"/>
                <w:szCs w:val="22"/>
              </w:rPr>
              <w:t>296.7</w:t>
            </w:r>
          </w:p>
        </w:tc>
        <w:tc>
          <w:tcPr>
            <w:tcW w:w="1164" w:type="dxa"/>
          </w:tcPr>
          <w:p w14:paraId="72496B91" w14:textId="7E7D48A7" w:rsidR="00A50A79" w:rsidRPr="008A2274" w:rsidRDefault="00A50A79" w:rsidP="001F7586">
            <w:pPr>
              <w:rPr>
                <w:sz w:val="22"/>
                <w:szCs w:val="22"/>
              </w:rPr>
            </w:pPr>
            <w:r>
              <w:rPr>
                <w:sz w:val="22"/>
                <w:szCs w:val="22"/>
              </w:rPr>
              <w:t>911</w:t>
            </w:r>
          </w:p>
        </w:tc>
        <w:tc>
          <w:tcPr>
            <w:tcW w:w="1165" w:type="dxa"/>
          </w:tcPr>
          <w:p w14:paraId="05B08C52" w14:textId="31F7BA15" w:rsidR="00A50A79" w:rsidRPr="008A2274" w:rsidRDefault="00A50A79" w:rsidP="001F7586">
            <w:pPr>
              <w:rPr>
                <w:sz w:val="22"/>
                <w:szCs w:val="22"/>
              </w:rPr>
            </w:pPr>
            <w:r>
              <w:rPr>
                <w:sz w:val="22"/>
                <w:szCs w:val="22"/>
              </w:rPr>
              <w:t>681</w:t>
            </w:r>
          </w:p>
        </w:tc>
        <w:tc>
          <w:tcPr>
            <w:tcW w:w="1326" w:type="dxa"/>
          </w:tcPr>
          <w:p w14:paraId="6103D5F7" w14:textId="159A23F0" w:rsidR="00A50A79" w:rsidRPr="008A2274" w:rsidRDefault="00A50A79" w:rsidP="001F7586">
            <w:pPr>
              <w:rPr>
                <w:sz w:val="22"/>
                <w:szCs w:val="22"/>
              </w:rPr>
            </w:pPr>
            <w:r>
              <w:rPr>
                <w:sz w:val="22"/>
                <w:szCs w:val="22"/>
              </w:rPr>
              <w:t>-29.1</w:t>
            </w:r>
          </w:p>
        </w:tc>
      </w:tr>
      <w:tr w:rsidR="00A50A79" w:rsidRPr="008A2274" w14:paraId="2131EEF2" w14:textId="77777777" w:rsidTr="00A50A79">
        <w:trPr>
          <w:jc w:val="center"/>
        </w:trPr>
        <w:tc>
          <w:tcPr>
            <w:tcW w:w="1164" w:type="dxa"/>
          </w:tcPr>
          <w:p w14:paraId="67C0E6D9" w14:textId="051DF334" w:rsidR="00A50A79" w:rsidRPr="008A2274" w:rsidRDefault="00A50A79" w:rsidP="001F7586">
            <w:pPr>
              <w:rPr>
                <w:sz w:val="22"/>
                <w:szCs w:val="22"/>
              </w:rPr>
            </w:pPr>
            <w:r>
              <w:rPr>
                <w:sz w:val="22"/>
                <w:szCs w:val="22"/>
              </w:rPr>
              <w:t>E74</w:t>
            </w:r>
          </w:p>
        </w:tc>
        <w:tc>
          <w:tcPr>
            <w:tcW w:w="1164" w:type="dxa"/>
          </w:tcPr>
          <w:p w14:paraId="6E64F2F6" w14:textId="13E59E01" w:rsidR="00A50A79" w:rsidRPr="008A2274" w:rsidRDefault="00A50A79" w:rsidP="001F7586">
            <w:pPr>
              <w:rPr>
                <w:sz w:val="22"/>
                <w:szCs w:val="22"/>
              </w:rPr>
            </w:pPr>
            <w:r>
              <w:rPr>
                <w:sz w:val="22"/>
                <w:szCs w:val="22"/>
              </w:rPr>
              <w:t>304</w:t>
            </w:r>
          </w:p>
        </w:tc>
        <w:tc>
          <w:tcPr>
            <w:tcW w:w="1353" w:type="dxa"/>
          </w:tcPr>
          <w:p w14:paraId="31C9C94B" w14:textId="459E94A8" w:rsidR="00A50A79" w:rsidRPr="008A2274" w:rsidRDefault="00A50A79" w:rsidP="001F7586">
            <w:pPr>
              <w:rPr>
                <w:sz w:val="22"/>
                <w:szCs w:val="22"/>
              </w:rPr>
            </w:pPr>
            <w:r>
              <w:rPr>
                <w:sz w:val="22"/>
                <w:szCs w:val="22"/>
              </w:rPr>
              <w:t>9.03</w:t>
            </w:r>
          </w:p>
        </w:tc>
        <w:tc>
          <w:tcPr>
            <w:tcW w:w="1164" w:type="dxa"/>
          </w:tcPr>
          <w:p w14:paraId="253C1AE3" w14:textId="04C85798" w:rsidR="00A50A79" w:rsidRPr="008A2274" w:rsidRDefault="00A50A79" w:rsidP="001F7586">
            <w:pPr>
              <w:rPr>
                <w:sz w:val="22"/>
                <w:szCs w:val="22"/>
              </w:rPr>
            </w:pPr>
            <w:r>
              <w:rPr>
                <w:sz w:val="22"/>
                <w:szCs w:val="22"/>
              </w:rPr>
              <w:t>296.5</w:t>
            </w:r>
          </w:p>
        </w:tc>
        <w:tc>
          <w:tcPr>
            <w:tcW w:w="1164" w:type="dxa"/>
          </w:tcPr>
          <w:p w14:paraId="0DE04BBD" w14:textId="66D17E39" w:rsidR="00A50A79" w:rsidRPr="008A2274" w:rsidRDefault="00A50A79" w:rsidP="001F7586">
            <w:pPr>
              <w:rPr>
                <w:sz w:val="22"/>
                <w:szCs w:val="22"/>
              </w:rPr>
            </w:pPr>
            <w:r>
              <w:rPr>
                <w:sz w:val="22"/>
                <w:szCs w:val="22"/>
              </w:rPr>
              <w:t>896</w:t>
            </w:r>
          </w:p>
        </w:tc>
        <w:tc>
          <w:tcPr>
            <w:tcW w:w="1165" w:type="dxa"/>
          </w:tcPr>
          <w:p w14:paraId="70C639E5" w14:textId="2EF63740" w:rsidR="00A50A79" w:rsidRPr="008A2274" w:rsidRDefault="00A50A79" w:rsidP="001F7586">
            <w:pPr>
              <w:rPr>
                <w:sz w:val="22"/>
                <w:szCs w:val="22"/>
              </w:rPr>
            </w:pPr>
            <w:r>
              <w:rPr>
                <w:sz w:val="22"/>
                <w:szCs w:val="22"/>
              </w:rPr>
              <w:t>697</w:t>
            </w:r>
          </w:p>
        </w:tc>
        <w:tc>
          <w:tcPr>
            <w:tcW w:w="1326" w:type="dxa"/>
          </w:tcPr>
          <w:p w14:paraId="7FA7F4C8" w14:textId="556172BF" w:rsidR="00A50A79" w:rsidRPr="008A2274" w:rsidRDefault="00A50A79" w:rsidP="001F7586">
            <w:pPr>
              <w:rPr>
                <w:sz w:val="22"/>
                <w:szCs w:val="22"/>
              </w:rPr>
            </w:pPr>
            <w:r>
              <w:rPr>
                <w:sz w:val="22"/>
                <w:szCs w:val="22"/>
              </w:rPr>
              <w:t>+13.8</w:t>
            </w:r>
          </w:p>
        </w:tc>
      </w:tr>
      <w:tr w:rsidR="00A50A79" w:rsidRPr="008A2274" w14:paraId="70A172C8" w14:textId="77777777" w:rsidTr="00A50A79">
        <w:trPr>
          <w:jc w:val="center"/>
        </w:trPr>
        <w:tc>
          <w:tcPr>
            <w:tcW w:w="1164" w:type="dxa"/>
          </w:tcPr>
          <w:p w14:paraId="42D4E055" w14:textId="66DFA3F0" w:rsidR="00A50A79" w:rsidRPr="008A2274" w:rsidRDefault="00A50A79" w:rsidP="001F7586">
            <w:pPr>
              <w:rPr>
                <w:sz w:val="22"/>
                <w:szCs w:val="22"/>
              </w:rPr>
            </w:pPr>
            <w:r>
              <w:rPr>
                <w:sz w:val="22"/>
                <w:szCs w:val="22"/>
              </w:rPr>
              <w:t>E73</w:t>
            </w:r>
          </w:p>
        </w:tc>
        <w:tc>
          <w:tcPr>
            <w:tcW w:w="1164" w:type="dxa"/>
          </w:tcPr>
          <w:p w14:paraId="7BAEF1B2" w14:textId="141D5480" w:rsidR="00A50A79" w:rsidRPr="008A2274" w:rsidRDefault="00A50A79" w:rsidP="001F7586">
            <w:pPr>
              <w:rPr>
                <w:sz w:val="22"/>
                <w:szCs w:val="22"/>
              </w:rPr>
            </w:pPr>
            <w:r>
              <w:rPr>
                <w:sz w:val="22"/>
                <w:szCs w:val="22"/>
              </w:rPr>
              <w:t>304</w:t>
            </w:r>
          </w:p>
        </w:tc>
        <w:tc>
          <w:tcPr>
            <w:tcW w:w="1353" w:type="dxa"/>
          </w:tcPr>
          <w:p w14:paraId="017B2B2F" w14:textId="6FB9BC7B" w:rsidR="00A50A79" w:rsidRPr="008A2274" w:rsidRDefault="00A50A79" w:rsidP="001F7586">
            <w:pPr>
              <w:rPr>
                <w:sz w:val="22"/>
                <w:szCs w:val="22"/>
              </w:rPr>
            </w:pPr>
            <w:r>
              <w:rPr>
                <w:sz w:val="22"/>
                <w:szCs w:val="22"/>
              </w:rPr>
              <w:t>13.17</w:t>
            </w:r>
          </w:p>
        </w:tc>
        <w:tc>
          <w:tcPr>
            <w:tcW w:w="1164" w:type="dxa"/>
          </w:tcPr>
          <w:p w14:paraId="6D3464BE" w14:textId="14D50CB5" w:rsidR="00A50A79" w:rsidRPr="008A2274" w:rsidRDefault="00A50A79" w:rsidP="001F7586">
            <w:pPr>
              <w:rPr>
                <w:sz w:val="22"/>
                <w:szCs w:val="22"/>
              </w:rPr>
            </w:pPr>
            <w:r>
              <w:rPr>
                <w:sz w:val="22"/>
                <w:szCs w:val="22"/>
              </w:rPr>
              <w:t>296.9</w:t>
            </w:r>
          </w:p>
        </w:tc>
        <w:tc>
          <w:tcPr>
            <w:tcW w:w="1164" w:type="dxa"/>
          </w:tcPr>
          <w:p w14:paraId="0E09AF7C" w14:textId="6611D32E" w:rsidR="00A50A79" w:rsidRPr="008A2274" w:rsidRDefault="00A50A79" w:rsidP="001F7586">
            <w:pPr>
              <w:rPr>
                <w:sz w:val="22"/>
                <w:szCs w:val="22"/>
              </w:rPr>
            </w:pPr>
            <w:r>
              <w:rPr>
                <w:sz w:val="22"/>
                <w:szCs w:val="22"/>
              </w:rPr>
              <w:t>840</w:t>
            </w:r>
          </w:p>
        </w:tc>
        <w:tc>
          <w:tcPr>
            <w:tcW w:w="1165" w:type="dxa"/>
          </w:tcPr>
          <w:p w14:paraId="249DDAA0" w14:textId="3E9DA1E8" w:rsidR="00A50A79" w:rsidRPr="008A2274" w:rsidRDefault="00A50A79" w:rsidP="001F7586">
            <w:pPr>
              <w:rPr>
                <w:sz w:val="22"/>
                <w:szCs w:val="22"/>
              </w:rPr>
            </w:pPr>
            <w:r>
              <w:rPr>
                <w:sz w:val="22"/>
                <w:szCs w:val="22"/>
              </w:rPr>
              <w:t>694</w:t>
            </w:r>
          </w:p>
        </w:tc>
        <w:tc>
          <w:tcPr>
            <w:tcW w:w="1326" w:type="dxa"/>
          </w:tcPr>
          <w:p w14:paraId="56D8F6E7" w14:textId="167BEAF2" w:rsidR="00A50A79" w:rsidRPr="008A2274" w:rsidRDefault="00A50A79" w:rsidP="001F7586">
            <w:pPr>
              <w:rPr>
                <w:sz w:val="22"/>
                <w:szCs w:val="22"/>
              </w:rPr>
            </w:pPr>
            <w:r>
              <w:rPr>
                <w:sz w:val="22"/>
                <w:szCs w:val="22"/>
              </w:rPr>
              <w:t>+56.6</w:t>
            </w:r>
          </w:p>
        </w:tc>
      </w:tr>
      <w:tr w:rsidR="00A50A79" w:rsidRPr="008A2274" w14:paraId="40662C2A" w14:textId="77777777" w:rsidTr="00A50A79">
        <w:trPr>
          <w:jc w:val="center"/>
        </w:trPr>
        <w:tc>
          <w:tcPr>
            <w:tcW w:w="1164" w:type="dxa"/>
          </w:tcPr>
          <w:p w14:paraId="06FF7543" w14:textId="579B6C00" w:rsidR="00A50A79" w:rsidRPr="008A2274" w:rsidRDefault="00A50A79" w:rsidP="001F7586">
            <w:pPr>
              <w:rPr>
                <w:sz w:val="22"/>
                <w:szCs w:val="22"/>
              </w:rPr>
            </w:pPr>
            <w:r>
              <w:rPr>
                <w:sz w:val="22"/>
                <w:szCs w:val="22"/>
              </w:rPr>
              <w:t>E72</w:t>
            </w:r>
          </w:p>
        </w:tc>
        <w:tc>
          <w:tcPr>
            <w:tcW w:w="1164" w:type="dxa"/>
          </w:tcPr>
          <w:p w14:paraId="1142366D" w14:textId="551D2266" w:rsidR="00A50A79" w:rsidRPr="008A2274" w:rsidRDefault="00A50A79" w:rsidP="001F7586">
            <w:pPr>
              <w:rPr>
                <w:sz w:val="22"/>
                <w:szCs w:val="22"/>
              </w:rPr>
            </w:pPr>
            <w:r>
              <w:rPr>
                <w:sz w:val="22"/>
                <w:szCs w:val="22"/>
              </w:rPr>
              <w:t>304</w:t>
            </w:r>
          </w:p>
        </w:tc>
        <w:tc>
          <w:tcPr>
            <w:tcW w:w="1353" w:type="dxa"/>
          </w:tcPr>
          <w:p w14:paraId="342EB815" w14:textId="4380B784" w:rsidR="00A50A79" w:rsidRPr="008A2274" w:rsidRDefault="00A50A79" w:rsidP="001F7586">
            <w:pPr>
              <w:rPr>
                <w:sz w:val="22"/>
                <w:szCs w:val="22"/>
              </w:rPr>
            </w:pPr>
            <w:r>
              <w:rPr>
                <w:sz w:val="22"/>
                <w:szCs w:val="22"/>
              </w:rPr>
              <w:t>18.32</w:t>
            </w:r>
          </w:p>
        </w:tc>
        <w:tc>
          <w:tcPr>
            <w:tcW w:w="1164" w:type="dxa"/>
          </w:tcPr>
          <w:p w14:paraId="7F58D837" w14:textId="4C552EDB" w:rsidR="00A50A79" w:rsidRPr="008A2274" w:rsidRDefault="00A50A79" w:rsidP="001F7586">
            <w:pPr>
              <w:rPr>
                <w:sz w:val="22"/>
                <w:szCs w:val="22"/>
              </w:rPr>
            </w:pPr>
            <w:r>
              <w:rPr>
                <w:sz w:val="22"/>
                <w:szCs w:val="22"/>
              </w:rPr>
              <w:t>296.4</w:t>
            </w:r>
          </w:p>
        </w:tc>
        <w:tc>
          <w:tcPr>
            <w:tcW w:w="1164" w:type="dxa"/>
          </w:tcPr>
          <w:p w14:paraId="0E6BA6FA" w14:textId="434EF354" w:rsidR="00A50A79" w:rsidRPr="008A2274" w:rsidRDefault="00A50A79" w:rsidP="001F7586">
            <w:pPr>
              <w:rPr>
                <w:sz w:val="22"/>
                <w:szCs w:val="22"/>
              </w:rPr>
            </w:pPr>
            <w:r>
              <w:rPr>
                <w:sz w:val="22"/>
                <w:szCs w:val="22"/>
              </w:rPr>
              <w:t>757</w:t>
            </w:r>
          </w:p>
        </w:tc>
        <w:tc>
          <w:tcPr>
            <w:tcW w:w="1165" w:type="dxa"/>
          </w:tcPr>
          <w:p w14:paraId="52F17500" w14:textId="38495869" w:rsidR="00A50A79" w:rsidRPr="008A2274" w:rsidRDefault="00A50A79" w:rsidP="001F7586">
            <w:pPr>
              <w:rPr>
                <w:sz w:val="22"/>
                <w:szCs w:val="22"/>
              </w:rPr>
            </w:pPr>
            <w:r>
              <w:rPr>
                <w:sz w:val="22"/>
                <w:szCs w:val="22"/>
              </w:rPr>
              <w:t>653</w:t>
            </w:r>
          </w:p>
        </w:tc>
        <w:tc>
          <w:tcPr>
            <w:tcW w:w="1326" w:type="dxa"/>
          </w:tcPr>
          <w:p w14:paraId="142252F9" w14:textId="2AF10C6C" w:rsidR="00A50A79" w:rsidRPr="008A2274" w:rsidRDefault="00A50A79" w:rsidP="001F7586">
            <w:pPr>
              <w:rPr>
                <w:sz w:val="22"/>
                <w:szCs w:val="22"/>
              </w:rPr>
            </w:pPr>
            <w:r>
              <w:rPr>
                <w:sz w:val="22"/>
                <w:szCs w:val="22"/>
              </w:rPr>
              <w:t>+60.7</w:t>
            </w:r>
          </w:p>
        </w:tc>
      </w:tr>
      <w:tr w:rsidR="00A50A79" w:rsidRPr="008A2274" w14:paraId="3DBF2604" w14:textId="77777777" w:rsidTr="00A50A79">
        <w:trPr>
          <w:jc w:val="center"/>
        </w:trPr>
        <w:tc>
          <w:tcPr>
            <w:tcW w:w="1164" w:type="dxa"/>
          </w:tcPr>
          <w:p w14:paraId="1954A37C" w14:textId="5801F9FB" w:rsidR="00A50A79" w:rsidRPr="008A2274" w:rsidRDefault="00A50A79" w:rsidP="001F7586">
            <w:pPr>
              <w:rPr>
                <w:sz w:val="22"/>
                <w:szCs w:val="22"/>
              </w:rPr>
            </w:pPr>
            <w:r>
              <w:rPr>
                <w:sz w:val="22"/>
                <w:szCs w:val="22"/>
              </w:rPr>
              <w:t>E71</w:t>
            </w:r>
          </w:p>
        </w:tc>
        <w:tc>
          <w:tcPr>
            <w:tcW w:w="1164" w:type="dxa"/>
          </w:tcPr>
          <w:p w14:paraId="5F1080DF" w14:textId="1A1A92D8" w:rsidR="00A50A79" w:rsidRPr="008A2274" w:rsidRDefault="00A50A79" w:rsidP="001F7586">
            <w:pPr>
              <w:rPr>
                <w:sz w:val="22"/>
                <w:szCs w:val="22"/>
              </w:rPr>
            </w:pPr>
            <w:r>
              <w:rPr>
                <w:sz w:val="22"/>
                <w:szCs w:val="22"/>
              </w:rPr>
              <w:t>456</w:t>
            </w:r>
          </w:p>
        </w:tc>
        <w:tc>
          <w:tcPr>
            <w:tcW w:w="1353" w:type="dxa"/>
          </w:tcPr>
          <w:p w14:paraId="172CC707" w14:textId="3C0D0E1B" w:rsidR="00A50A79" w:rsidRPr="008A2274" w:rsidRDefault="00A50A79" w:rsidP="001F7586">
            <w:pPr>
              <w:rPr>
                <w:sz w:val="22"/>
                <w:szCs w:val="22"/>
              </w:rPr>
            </w:pPr>
            <w:r>
              <w:rPr>
                <w:sz w:val="22"/>
                <w:szCs w:val="22"/>
              </w:rPr>
              <w:t>7.13</w:t>
            </w:r>
          </w:p>
        </w:tc>
        <w:tc>
          <w:tcPr>
            <w:tcW w:w="1164" w:type="dxa"/>
          </w:tcPr>
          <w:p w14:paraId="2BDC0D1E" w14:textId="7AF35CC0" w:rsidR="00A50A79" w:rsidRPr="008A2274" w:rsidRDefault="00A50A79" w:rsidP="001F7586">
            <w:pPr>
              <w:rPr>
                <w:sz w:val="22"/>
                <w:szCs w:val="22"/>
              </w:rPr>
            </w:pPr>
            <w:r>
              <w:rPr>
                <w:sz w:val="22"/>
                <w:szCs w:val="22"/>
              </w:rPr>
              <w:t>300.8</w:t>
            </w:r>
          </w:p>
        </w:tc>
        <w:tc>
          <w:tcPr>
            <w:tcW w:w="1164" w:type="dxa"/>
          </w:tcPr>
          <w:p w14:paraId="33F00CDE" w14:textId="10C9FC2E" w:rsidR="00A50A79" w:rsidRPr="008A2274" w:rsidRDefault="00A50A79" w:rsidP="001F7586">
            <w:pPr>
              <w:rPr>
                <w:sz w:val="22"/>
                <w:szCs w:val="22"/>
              </w:rPr>
            </w:pPr>
            <w:r>
              <w:rPr>
                <w:sz w:val="22"/>
                <w:szCs w:val="22"/>
              </w:rPr>
              <w:t>1047</w:t>
            </w:r>
          </w:p>
        </w:tc>
        <w:tc>
          <w:tcPr>
            <w:tcW w:w="1165" w:type="dxa"/>
          </w:tcPr>
          <w:p w14:paraId="1B2A79BE" w14:textId="1B869A5A" w:rsidR="00A50A79" w:rsidRPr="008A2274" w:rsidRDefault="00A50A79" w:rsidP="001F7586">
            <w:pPr>
              <w:rPr>
                <w:sz w:val="22"/>
                <w:szCs w:val="22"/>
              </w:rPr>
            </w:pPr>
            <w:r>
              <w:rPr>
                <w:sz w:val="22"/>
                <w:szCs w:val="22"/>
              </w:rPr>
              <w:t>753</w:t>
            </w:r>
          </w:p>
        </w:tc>
        <w:tc>
          <w:tcPr>
            <w:tcW w:w="1326" w:type="dxa"/>
          </w:tcPr>
          <w:p w14:paraId="478D2060" w14:textId="7C766226" w:rsidR="00A50A79" w:rsidRPr="008A2274" w:rsidRDefault="00A50A79" w:rsidP="001F7586">
            <w:pPr>
              <w:rPr>
                <w:sz w:val="22"/>
                <w:szCs w:val="22"/>
              </w:rPr>
            </w:pPr>
            <w:r>
              <w:rPr>
                <w:sz w:val="22"/>
                <w:szCs w:val="22"/>
              </w:rPr>
              <w:t>-83.5</w:t>
            </w:r>
          </w:p>
        </w:tc>
      </w:tr>
      <w:tr w:rsidR="00A50A79" w:rsidRPr="008A2274" w14:paraId="1C9C08F4" w14:textId="77777777" w:rsidTr="00A50A79">
        <w:trPr>
          <w:jc w:val="center"/>
        </w:trPr>
        <w:tc>
          <w:tcPr>
            <w:tcW w:w="1164" w:type="dxa"/>
          </w:tcPr>
          <w:p w14:paraId="5F9A89A9" w14:textId="5D4F01FF" w:rsidR="00A50A79" w:rsidRPr="008A2274" w:rsidRDefault="00A50A79" w:rsidP="001F7586">
            <w:pPr>
              <w:rPr>
                <w:sz w:val="22"/>
                <w:szCs w:val="22"/>
              </w:rPr>
            </w:pPr>
            <w:r>
              <w:rPr>
                <w:sz w:val="22"/>
                <w:szCs w:val="22"/>
              </w:rPr>
              <w:t>E70</w:t>
            </w:r>
          </w:p>
        </w:tc>
        <w:tc>
          <w:tcPr>
            <w:tcW w:w="1164" w:type="dxa"/>
          </w:tcPr>
          <w:p w14:paraId="46A00CE8" w14:textId="1F142B02" w:rsidR="00A50A79" w:rsidRPr="008A2274" w:rsidRDefault="00A50A79" w:rsidP="001F7586">
            <w:pPr>
              <w:rPr>
                <w:sz w:val="22"/>
                <w:szCs w:val="22"/>
              </w:rPr>
            </w:pPr>
            <w:r>
              <w:rPr>
                <w:sz w:val="22"/>
                <w:szCs w:val="22"/>
              </w:rPr>
              <w:t>456</w:t>
            </w:r>
          </w:p>
        </w:tc>
        <w:tc>
          <w:tcPr>
            <w:tcW w:w="1353" w:type="dxa"/>
          </w:tcPr>
          <w:p w14:paraId="051C0B6F" w14:textId="5BE302C4" w:rsidR="00A50A79" w:rsidRPr="008A2274" w:rsidRDefault="00A50A79" w:rsidP="001F7586">
            <w:pPr>
              <w:rPr>
                <w:sz w:val="22"/>
                <w:szCs w:val="22"/>
              </w:rPr>
            </w:pPr>
            <w:r>
              <w:rPr>
                <w:sz w:val="22"/>
                <w:szCs w:val="22"/>
              </w:rPr>
              <w:t>9.11</w:t>
            </w:r>
          </w:p>
        </w:tc>
        <w:tc>
          <w:tcPr>
            <w:tcW w:w="1164" w:type="dxa"/>
          </w:tcPr>
          <w:p w14:paraId="1FEF4B10" w14:textId="653A1FBE" w:rsidR="00A50A79" w:rsidRPr="008A2274" w:rsidRDefault="00A50A79" w:rsidP="001F7586">
            <w:pPr>
              <w:rPr>
                <w:sz w:val="22"/>
                <w:szCs w:val="22"/>
              </w:rPr>
            </w:pPr>
            <w:r>
              <w:rPr>
                <w:sz w:val="22"/>
                <w:szCs w:val="22"/>
              </w:rPr>
              <w:t>299.0</w:t>
            </w:r>
          </w:p>
        </w:tc>
        <w:tc>
          <w:tcPr>
            <w:tcW w:w="1164" w:type="dxa"/>
          </w:tcPr>
          <w:p w14:paraId="3A1F5EF5" w14:textId="4803DDA2" w:rsidR="00A50A79" w:rsidRPr="008A2274" w:rsidRDefault="00A50A79" w:rsidP="001F7586">
            <w:pPr>
              <w:rPr>
                <w:sz w:val="22"/>
                <w:szCs w:val="22"/>
              </w:rPr>
            </w:pPr>
            <w:r>
              <w:rPr>
                <w:sz w:val="22"/>
                <w:szCs w:val="22"/>
              </w:rPr>
              <w:t>1045</w:t>
            </w:r>
          </w:p>
        </w:tc>
        <w:tc>
          <w:tcPr>
            <w:tcW w:w="1165" w:type="dxa"/>
          </w:tcPr>
          <w:p w14:paraId="608AB50B" w14:textId="5967A4A9" w:rsidR="00A50A79" w:rsidRPr="008A2274" w:rsidRDefault="00A50A79" w:rsidP="001F7586">
            <w:pPr>
              <w:rPr>
                <w:sz w:val="22"/>
                <w:szCs w:val="22"/>
              </w:rPr>
            </w:pPr>
            <w:r>
              <w:rPr>
                <w:sz w:val="22"/>
                <w:szCs w:val="22"/>
              </w:rPr>
              <w:t>779</w:t>
            </w:r>
          </w:p>
        </w:tc>
        <w:tc>
          <w:tcPr>
            <w:tcW w:w="1326" w:type="dxa"/>
          </w:tcPr>
          <w:p w14:paraId="4450513F" w14:textId="64A0409E" w:rsidR="00A50A79" w:rsidRPr="008A2274" w:rsidRDefault="00A50A79" w:rsidP="001F7586">
            <w:pPr>
              <w:rPr>
                <w:sz w:val="22"/>
                <w:szCs w:val="22"/>
              </w:rPr>
            </w:pPr>
            <w:r>
              <w:rPr>
                <w:sz w:val="22"/>
                <w:szCs w:val="22"/>
              </w:rPr>
              <w:t>-31.1</w:t>
            </w:r>
          </w:p>
        </w:tc>
      </w:tr>
      <w:tr w:rsidR="00A50A79" w:rsidRPr="008A2274" w14:paraId="6D912AD3" w14:textId="77777777" w:rsidTr="00A50A79">
        <w:trPr>
          <w:jc w:val="center"/>
        </w:trPr>
        <w:tc>
          <w:tcPr>
            <w:tcW w:w="1164" w:type="dxa"/>
          </w:tcPr>
          <w:p w14:paraId="71479537" w14:textId="5BF18AA9" w:rsidR="00A50A79" w:rsidRPr="008A2274" w:rsidRDefault="00A50A79" w:rsidP="001F7586">
            <w:pPr>
              <w:rPr>
                <w:sz w:val="22"/>
                <w:szCs w:val="22"/>
              </w:rPr>
            </w:pPr>
            <w:r>
              <w:rPr>
                <w:sz w:val="22"/>
                <w:szCs w:val="22"/>
              </w:rPr>
              <w:t>E69</w:t>
            </w:r>
          </w:p>
        </w:tc>
        <w:tc>
          <w:tcPr>
            <w:tcW w:w="1164" w:type="dxa"/>
          </w:tcPr>
          <w:p w14:paraId="62345FA1" w14:textId="36B12920" w:rsidR="00A50A79" w:rsidRPr="008A2274" w:rsidRDefault="00A50A79" w:rsidP="001F7586">
            <w:pPr>
              <w:rPr>
                <w:sz w:val="22"/>
                <w:szCs w:val="22"/>
              </w:rPr>
            </w:pPr>
            <w:r>
              <w:rPr>
                <w:sz w:val="22"/>
                <w:szCs w:val="22"/>
              </w:rPr>
              <w:t>456</w:t>
            </w:r>
          </w:p>
        </w:tc>
        <w:tc>
          <w:tcPr>
            <w:tcW w:w="1353" w:type="dxa"/>
          </w:tcPr>
          <w:p w14:paraId="0E459F0C" w14:textId="2EEDF4B1" w:rsidR="00A50A79" w:rsidRPr="008A2274" w:rsidRDefault="00A50A79" w:rsidP="001F7586">
            <w:pPr>
              <w:rPr>
                <w:sz w:val="22"/>
                <w:szCs w:val="22"/>
              </w:rPr>
            </w:pPr>
            <w:r>
              <w:rPr>
                <w:sz w:val="22"/>
                <w:szCs w:val="22"/>
              </w:rPr>
              <w:t>10.50</w:t>
            </w:r>
          </w:p>
        </w:tc>
        <w:tc>
          <w:tcPr>
            <w:tcW w:w="1164" w:type="dxa"/>
          </w:tcPr>
          <w:p w14:paraId="1FF356FE" w14:textId="01E0AEBE" w:rsidR="00A50A79" w:rsidRPr="008A2274" w:rsidRDefault="00A50A79" w:rsidP="001F7586">
            <w:pPr>
              <w:rPr>
                <w:sz w:val="22"/>
                <w:szCs w:val="22"/>
              </w:rPr>
            </w:pPr>
            <w:r>
              <w:rPr>
                <w:sz w:val="22"/>
                <w:szCs w:val="22"/>
              </w:rPr>
              <w:t>296.7</w:t>
            </w:r>
          </w:p>
        </w:tc>
        <w:tc>
          <w:tcPr>
            <w:tcW w:w="1164" w:type="dxa"/>
          </w:tcPr>
          <w:p w14:paraId="555D1AA0" w14:textId="61BF827E" w:rsidR="00A50A79" w:rsidRPr="008A2274" w:rsidRDefault="00A50A79" w:rsidP="001F7586">
            <w:pPr>
              <w:rPr>
                <w:sz w:val="22"/>
                <w:szCs w:val="22"/>
              </w:rPr>
            </w:pPr>
            <w:r>
              <w:rPr>
                <w:sz w:val="22"/>
                <w:szCs w:val="22"/>
              </w:rPr>
              <w:t>999</w:t>
            </w:r>
          </w:p>
        </w:tc>
        <w:tc>
          <w:tcPr>
            <w:tcW w:w="1165" w:type="dxa"/>
          </w:tcPr>
          <w:p w14:paraId="6FD3497C" w14:textId="798F6744" w:rsidR="00A50A79" w:rsidRPr="008A2274" w:rsidRDefault="00A50A79" w:rsidP="001F7586">
            <w:pPr>
              <w:rPr>
                <w:sz w:val="22"/>
                <w:szCs w:val="22"/>
              </w:rPr>
            </w:pPr>
            <w:r>
              <w:rPr>
                <w:sz w:val="22"/>
                <w:szCs w:val="22"/>
              </w:rPr>
              <w:t>770</w:t>
            </w:r>
          </w:p>
        </w:tc>
        <w:tc>
          <w:tcPr>
            <w:tcW w:w="1326" w:type="dxa"/>
          </w:tcPr>
          <w:p w14:paraId="17B70054" w14:textId="72DBCE21" w:rsidR="00A50A79" w:rsidRPr="008A2274" w:rsidRDefault="00A50A79" w:rsidP="001F7586">
            <w:pPr>
              <w:rPr>
                <w:sz w:val="22"/>
                <w:szCs w:val="22"/>
              </w:rPr>
            </w:pPr>
            <w:r>
              <w:rPr>
                <w:sz w:val="22"/>
                <w:szCs w:val="22"/>
              </w:rPr>
              <w:t>+11.5</w:t>
            </w:r>
          </w:p>
        </w:tc>
      </w:tr>
      <w:tr w:rsidR="00A50A79" w:rsidRPr="008A2274" w14:paraId="23DECA02" w14:textId="77777777" w:rsidTr="00A50A79">
        <w:trPr>
          <w:jc w:val="center"/>
        </w:trPr>
        <w:tc>
          <w:tcPr>
            <w:tcW w:w="1164" w:type="dxa"/>
          </w:tcPr>
          <w:p w14:paraId="1E49B78E" w14:textId="723B34EF" w:rsidR="00A50A79" w:rsidRPr="008A2274" w:rsidRDefault="00A50A79" w:rsidP="001F7586">
            <w:pPr>
              <w:rPr>
                <w:sz w:val="22"/>
                <w:szCs w:val="22"/>
              </w:rPr>
            </w:pPr>
            <w:r>
              <w:rPr>
                <w:sz w:val="22"/>
                <w:szCs w:val="22"/>
              </w:rPr>
              <w:t>E68</w:t>
            </w:r>
          </w:p>
        </w:tc>
        <w:tc>
          <w:tcPr>
            <w:tcW w:w="1164" w:type="dxa"/>
          </w:tcPr>
          <w:p w14:paraId="0D138BF2" w14:textId="341FD930" w:rsidR="00A50A79" w:rsidRPr="008A2274" w:rsidRDefault="00A50A79" w:rsidP="001F7586">
            <w:pPr>
              <w:rPr>
                <w:sz w:val="22"/>
                <w:szCs w:val="22"/>
              </w:rPr>
            </w:pPr>
            <w:r>
              <w:rPr>
                <w:sz w:val="22"/>
                <w:szCs w:val="22"/>
              </w:rPr>
              <w:t>456</w:t>
            </w:r>
          </w:p>
        </w:tc>
        <w:tc>
          <w:tcPr>
            <w:tcW w:w="1353" w:type="dxa"/>
          </w:tcPr>
          <w:p w14:paraId="41EC6FB9" w14:textId="79D0FBD2" w:rsidR="00A50A79" w:rsidRPr="008A2274" w:rsidRDefault="00A50A79" w:rsidP="001F7586">
            <w:pPr>
              <w:rPr>
                <w:sz w:val="22"/>
                <w:szCs w:val="22"/>
              </w:rPr>
            </w:pPr>
            <w:r>
              <w:rPr>
                <w:sz w:val="22"/>
                <w:szCs w:val="22"/>
              </w:rPr>
              <w:t>12.50</w:t>
            </w:r>
          </w:p>
        </w:tc>
        <w:tc>
          <w:tcPr>
            <w:tcW w:w="1164" w:type="dxa"/>
          </w:tcPr>
          <w:p w14:paraId="2686D783" w14:textId="239C6606" w:rsidR="00A50A79" w:rsidRPr="008A2274" w:rsidRDefault="00A50A79" w:rsidP="001F7586">
            <w:pPr>
              <w:rPr>
                <w:sz w:val="22"/>
                <w:szCs w:val="22"/>
              </w:rPr>
            </w:pPr>
            <w:r>
              <w:rPr>
                <w:sz w:val="22"/>
                <w:szCs w:val="22"/>
              </w:rPr>
              <w:t>298.7</w:t>
            </w:r>
          </w:p>
        </w:tc>
        <w:tc>
          <w:tcPr>
            <w:tcW w:w="1164" w:type="dxa"/>
          </w:tcPr>
          <w:p w14:paraId="1E06851F" w14:textId="2999CAC1" w:rsidR="00A50A79" w:rsidRPr="008A2274" w:rsidRDefault="00A50A79" w:rsidP="001F7586">
            <w:pPr>
              <w:rPr>
                <w:sz w:val="22"/>
                <w:szCs w:val="22"/>
              </w:rPr>
            </w:pPr>
            <w:r>
              <w:rPr>
                <w:sz w:val="22"/>
                <w:szCs w:val="22"/>
              </w:rPr>
              <w:t>979</w:t>
            </w:r>
          </w:p>
        </w:tc>
        <w:tc>
          <w:tcPr>
            <w:tcW w:w="1165" w:type="dxa"/>
          </w:tcPr>
          <w:p w14:paraId="7B2DC981" w14:textId="25E4F06D" w:rsidR="00A50A79" w:rsidRPr="008A2274" w:rsidRDefault="00A50A79" w:rsidP="001F7586">
            <w:pPr>
              <w:rPr>
                <w:sz w:val="22"/>
                <w:szCs w:val="22"/>
              </w:rPr>
            </w:pPr>
            <w:r>
              <w:rPr>
                <w:sz w:val="22"/>
                <w:szCs w:val="22"/>
              </w:rPr>
              <w:t>773</w:t>
            </w:r>
          </w:p>
        </w:tc>
        <w:tc>
          <w:tcPr>
            <w:tcW w:w="1326" w:type="dxa"/>
          </w:tcPr>
          <w:p w14:paraId="26985280" w14:textId="757FB4EE" w:rsidR="00A50A79" w:rsidRPr="008A2274" w:rsidRDefault="00A50A79" w:rsidP="001F7586">
            <w:pPr>
              <w:rPr>
                <w:sz w:val="22"/>
                <w:szCs w:val="22"/>
              </w:rPr>
            </w:pPr>
            <w:r>
              <w:rPr>
                <w:sz w:val="22"/>
                <w:szCs w:val="22"/>
              </w:rPr>
              <w:t>+35.1</w:t>
            </w:r>
          </w:p>
        </w:tc>
      </w:tr>
      <w:tr w:rsidR="00A50A79" w:rsidRPr="008A2274" w14:paraId="53F2B056" w14:textId="77777777" w:rsidTr="00A50A79">
        <w:trPr>
          <w:jc w:val="center"/>
        </w:trPr>
        <w:tc>
          <w:tcPr>
            <w:tcW w:w="1164" w:type="dxa"/>
          </w:tcPr>
          <w:p w14:paraId="3AB655B7" w14:textId="3533283D" w:rsidR="00A50A79" w:rsidRPr="008A2274" w:rsidRDefault="00A50A79" w:rsidP="001F7586">
            <w:pPr>
              <w:rPr>
                <w:sz w:val="22"/>
                <w:szCs w:val="22"/>
              </w:rPr>
            </w:pPr>
            <w:r>
              <w:rPr>
                <w:sz w:val="22"/>
                <w:szCs w:val="22"/>
              </w:rPr>
              <w:t>E67</w:t>
            </w:r>
          </w:p>
        </w:tc>
        <w:tc>
          <w:tcPr>
            <w:tcW w:w="1164" w:type="dxa"/>
          </w:tcPr>
          <w:p w14:paraId="00031BEF" w14:textId="68FC9A58" w:rsidR="00A50A79" w:rsidRPr="008A2274" w:rsidRDefault="00A50A79" w:rsidP="001F7586">
            <w:pPr>
              <w:rPr>
                <w:sz w:val="22"/>
                <w:szCs w:val="22"/>
              </w:rPr>
            </w:pPr>
            <w:r>
              <w:rPr>
                <w:sz w:val="22"/>
                <w:szCs w:val="22"/>
              </w:rPr>
              <w:t>456</w:t>
            </w:r>
          </w:p>
        </w:tc>
        <w:tc>
          <w:tcPr>
            <w:tcW w:w="1353" w:type="dxa"/>
          </w:tcPr>
          <w:p w14:paraId="12535A1F" w14:textId="6159991A" w:rsidR="00A50A79" w:rsidRPr="008A2274" w:rsidRDefault="00A50A79" w:rsidP="001F7586">
            <w:pPr>
              <w:rPr>
                <w:sz w:val="22"/>
                <w:szCs w:val="22"/>
              </w:rPr>
            </w:pPr>
            <w:r>
              <w:rPr>
                <w:sz w:val="22"/>
                <w:szCs w:val="22"/>
              </w:rPr>
              <w:t>15.28</w:t>
            </w:r>
          </w:p>
        </w:tc>
        <w:tc>
          <w:tcPr>
            <w:tcW w:w="1164" w:type="dxa"/>
          </w:tcPr>
          <w:p w14:paraId="22B516E1" w14:textId="4202B419" w:rsidR="00A50A79" w:rsidRPr="008A2274" w:rsidRDefault="00A50A79" w:rsidP="001F7586">
            <w:pPr>
              <w:rPr>
                <w:sz w:val="22"/>
                <w:szCs w:val="22"/>
              </w:rPr>
            </w:pPr>
            <w:r>
              <w:rPr>
                <w:sz w:val="22"/>
                <w:szCs w:val="22"/>
              </w:rPr>
              <w:t>296.3</w:t>
            </w:r>
          </w:p>
        </w:tc>
        <w:tc>
          <w:tcPr>
            <w:tcW w:w="1164" w:type="dxa"/>
          </w:tcPr>
          <w:p w14:paraId="183B7F35" w14:textId="07CD5D02" w:rsidR="00A50A79" w:rsidRPr="008A2274" w:rsidRDefault="00A50A79" w:rsidP="001F7586">
            <w:pPr>
              <w:rPr>
                <w:sz w:val="22"/>
                <w:szCs w:val="22"/>
              </w:rPr>
            </w:pPr>
            <w:r>
              <w:rPr>
                <w:sz w:val="22"/>
                <w:szCs w:val="22"/>
              </w:rPr>
              <w:t>935</w:t>
            </w:r>
          </w:p>
        </w:tc>
        <w:tc>
          <w:tcPr>
            <w:tcW w:w="1165" w:type="dxa"/>
          </w:tcPr>
          <w:p w14:paraId="3D8BDEB2" w14:textId="3A66EB69" w:rsidR="00A50A79" w:rsidRPr="008A2274" w:rsidRDefault="00A50A79" w:rsidP="001F7586">
            <w:pPr>
              <w:rPr>
                <w:sz w:val="22"/>
                <w:szCs w:val="22"/>
              </w:rPr>
            </w:pPr>
            <w:r>
              <w:rPr>
                <w:sz w:val="22"/>
                <w:szCs w:val="22"/>
              </w:rPr>
              <w:t>764</w:t>
            </w:r>
          </w:p>
        </w:tc>
        <w:tc>
          <w:tcPr>
            <w:tcW w:w="1326" w:type="dxa"/>
          </w:tcPr>
          <w:p w14:paraId="39EB2AF8" w14:textId="3F4D12DC" w:rsidR="00A50A79" w:rsidRPr="008A2274" w:rsidRDefault="00A50A79" w:rsidP="001F7586">
            <w:pPr>
              <w:rPr>
                <w:sz w:val="22"/>
                <w:szCs w:val="22"/>
              </w:rPr>
            </w:pPr>
            <w:r>
              <w:rPr>
                <w:sz w:val="22"/>
                <w:szCs w:val="22"/>
              </w:rPr>
              <w:t>+53.5</w:t>
            </w:r>
          </w:p>
        </w:tc>
      </w:tr>
    </w:tbl>
    <w:p w14:paraId="4FEB2143" w14:textId="77777777" w:rsidR="00317DC1" w:rsidRDefault="00317DC1" w:rsidP="00317DC1"/>
    <w:p w14:paraId="2314E524" w14:textId="7B206A5E" w:rsidR="00317DC1" w:rsidRDefault="00317DC1" w:rsidP="00A50A79">
      <w:pPr>
        <w:pStyle w:val="Heading1"/>
      </w:pPr>
      <w:r>
        <w:t>Analysis framework</w:t>
      </w:r>
    </w:p>
    <w:p w14:paraId="74DA3174" w14:textId="77777777" w:rsidR="00317DC1" w:rsidRDefault="00317DC1" w:rsidP="00317DC1">
      <w:r>
        <w:t xml:space="preserve">This </w:t>
      </w:r>
      <w:del w:id="90127" w:author="Claude" w:date="2026-10-23T08:00:00Z">
        <w:r>
          <w:delText xml:space="preserve">chapter</w:delText>
        </w:r>
      </w:del>
      <w:ins w:id="90128" w:author="Claude" w:date="2026-10-23T08:00:00Z">
        <w:r>
          <w:rPr>
            <w:highlight w:val="yellow"/>
          </w:rPr>
          <w:t xml:space="preserve">section</w:t>
        </w:r>
      </w:ins>
      <w:r>
        <w:t xml:space="preserve"> defines the quantities </w:t>
      </w:r>
      <w:del w:id="90129" w:author="Claude" w:date="2026-10-23T08:00:00Z">
        <w:r>
          <w:delText xml:space="preserve">the campaign's</w:delText>
        </w:r>
      </w:del>
      <w:ins w:id="90130" w:author="Claude" w:date="2026-10-23T08:00:00Z">
        <w:r>
          <w:rPr>
            <w:highlight w:val="yellow"/>
          </w:rPr>
          <w:t xml:space="preserve">to which the</w:t>
        </w:r>
      </w:ins>
      <w:r>
        <w:t xml:space="preserve"> experimental data </w:t>
      </w:r>
      <w:del w:id="90131" w:author="Claude" w:date="2026-10-23T08:00:00Z">
        <w:r>
          <w:delText xml:space="preserve">is reduced to</w:delText>
        </w:r>
      </w:del>
      <w:ins w:id="90132" w:author="Claude" w:date="2026-10-23T08:00:00Z">
        <w:r>
          <w:rPr>
            <w:highlight w:val="yellow"/>
          </w:rPr>
          <w:t xml:space="preserve">are reduced</w:t>
        </w:r>
      </w:ins>
      <w:r>
        <w:t xml:space="preserve">. All are computed directly from the measured records; no thermal or radiation model of the receiver is fitted to them. This approach yields steady state dimensionless groups treating the assembly as a single-stream heat exchanger (section 3.1), an effective capacitance and loss conductance identified from the transient decays (section 3.2), a rescaling that tests the lumped description those identifications presume (section 3.3), and the uncertainty accounting (section 3.4). </w:t>
      </w:r>
      <w:del w:id="90133" w:author="Claude" w:date="2026-10-23T08:00:00Z">
        <w:r>
          <w:delText xml:space="preserve">Dependencies on additional, to the methodology framework assumptions</w:delText>
        </w:r>
      </w:del>
      <w:ins w:id="90134" w:author="Claude" w:date="2026-10-23T08:00:00Z">
        <w:r>
          <w:rPr>
            <w:highlight w:val="yellow"/>
          </w:rPr>
          <w:t xml:space="preserve">Assumptions beyond the framework itself</w:t>
        </w:r>
      </w:ins>
      <w:r>
        <w:t xml:space="preserve">, and other reference choices</w:t>
      </w:r>
      <w:del w:id="90135" w:author="Claude" w:date="2026-10-23T08:00:00Z">
        <w:r>
          <w:delText xml:space="preserve"> are declared in place. The chapter</w:delText>
        </w:r>
      </w:del>
      <w:ins w:id="90136" w:author="Claude" w:date="2026-10-23T08:00:00Z">
        <w:r>
          <w:rPr>
            <w:highlight w:val="yellow"/>
          </w:rPr>
          <w:t xml:space="preserve">, are stated where they enter. The section</w:t>
        </w:r>
      </w:ins>
      <w:r>
        <w:t xml:space="preserve"> closes with the </w:t>
      </w:r>
      <w:del w:id="90137" w:author="Claude" w:date="2026-10-23T08:00:00Z">
        <w:r>
          <w:delText xml:space="preserve">details implementation of the framework along with the necessary</w:delText>
        </w:r>
      </w:del>
      <w:ins w:id="90138" w:author="Claude" w:date="2026-10-23T08:00:00Z">
        <w:r>
          <w:rPr>
            <w:highlight w:val="yellow"/>
          </w:rPr>
          <w:t xml:space="preserve">implementation details and the</w:t>
        </w:r>
      </w:ins>
      <w:r>
        <w:t xml:space="preserve"> libraries and packages</w:t>
      </w:r>
      <w:ins w:id="90139" w:author="Claude" w:date="2026-10-23T08:00:00Z">
        <w:r>
          <w:rPr>
            <w:highlight w:val="yellow"/>
          </w:rPr>
          <w:t xml:space="preserve"> used</w:t>
        </w:r>
      </w:ins>
      <w:r>
        <w:t xml:space="preserve"> (section 3.5).</w:t>
      </w:r>
    </w:p>
    <w:p w14:paraId="71A8169D" w14:textId="77777777" w:rsidR="00317DC1" w:rsidRDefault="00317DC1" w:rsidP="00317DC1"/>
    <w:p w14:paraId="21BC10FF" w14:textId="400FA33D" w:rsidR="00317DC1" w:rsidRDefault="00317DC1" w:rsidP="00317DC1">
      <w:pPr>
        <w:pStyle w:val="Heading2"/>
      </w:pPr>
      <w:r>
        <w:t>Dimensionless groups</w:t>
      </w:r>
    </w:p>
    <w:p w14:paraId="2C8A41C1" w14:textId="77777777" w:rsidR="00545D5E" w:rsidRPr="00545D5E" w:rsidRDefault="00545D5E" w:rsidP="00545D5E"/>
    <w:p w14:paraId="46E4CF2B" w14:textId="0B63B11B" w:rsidR="00317DC1" w:rsidRDefault="00317DC1" w:rsidP="00317DC1">
      <w:r>
        <w:t xml:space="preserve">Per-channel mass flow is </w:t>
      </w:r>
      <m:oMath>
        <m:sSub>
          <m:sSubPr>
            <m:ctrlPr>
              <w:rPr>
                <w:rFonts w:ascii="Cambria Math" w:hAnsi="Cambria Math"/>
              </w:rPr>
            </m:ctrlPr>
          </m:sSubPr>
          <m:e>
            <m:r>
              <w:rPr>
                <w:rFonts w:ascii="Cambria Math" w:hAnsi="Cambria Math"/>
              </w:rPr>
              <m:t>ṁ</m:t>
            </m:r>
          </m:e>
          <m:sub>
            <m:r>
              <w:rPr>
                <w:rFonts w:ascii="Cambria Math" w:hAnsi="Cambria Math"/>
              </w:rPr>
              <m:t>ch</m:t>
            </m:r>
          </m:sub>
        </m:sSub>
        <m:r>
          <w:rPr>
            <w:rFonts w:ascii="Cambria Math" w:hAnsi="Cambria Math"/>
          </w:rPr>
          <m:t>=ṁ/100</m:t>
        </m:r>
      </m:oMath>
      <w:r>
        <w:t xml:space="preserve">and the hydraulic diameter is the channel side, </w:t>
      </w:r>
      <m:oMath>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 1.5 mm. Gas properties are evaluated at </w:t>
      </w:r>
      <m:oMath>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g</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amb</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3</m:t>
                </m:r>
              </m:sub>
            </m:sSub>
          </m:e>
        </m:d>
        <m:r>
          <w:rPr>
            <w:rFonts w:ascii="Cambria Math" w:hAnsi="Cambria Math"/>
          </w:rPr>
          <m:t>/2</m:t>
        </m:r>
      </m:oMath>
      <w:r>
        <w:t xml:space="preserve"> except the thermal conductivity in the Nusselt number, which uses the film temperature </w:t>
      </w:r>
      <m:oMath>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g</m:t>
                </m:r>
              </m:sub>
            </m:sSub>
          </m:e>
        </m:d>
        <m:r>
          <w:rPr>
            <w:rFonts w:ascii="Cambria Math" w:hAnsi="Cambria Math"/>
          </w:rPr>
          <m:t>/2</m:t>
        </m:r>
      </m:oMath>
      <w:del w:id="90140" w:author="Claude" w:date="2026-10-23T08:00:00Z">
        <w:r>
          <w:delText xml:space="preserve">— as discussed earlier, because</w:delText>
        </w:r>
      </w:del>
      <w:ins w:id="90141" w:author="Claude" w:date="2026-10-23T08:00:00Z">
        <w:r>
          <w:rPr>
            <w:highlight w:val="yellow"/>
          </w:rPr>
          <w:t xml:space="preserve">, because, as noted in the Introduction,</w:t>
        </w:r>
      </w:ins>
      <w:r>
        <w:t xml:space="preserve"> evaluating </w:t>
      </w:r>
      <w:r>
        <w:t xml:space="preserve">the Péclet number </w:t>
      </w:r>
      <w:del w:id="90142" w:author="Claude" w:date="2026-10-23T08:00:00Z">
        <w:r>
          <w:delText xml:space="preserve">on an inlet rather</w:delText>
        </w:r>
      </w:del>
      <w:ins w:id="90143" w:author="Claude" w:date="2026-10-23T08:00:00Z">
        <w:r>
          <w:rPr>
            <w:highlight w:val="yellow"/>
          </w:rPr>
          <w:t xml:space="preserve">at the inlet instead</w:t>
        </w:r>
      </w:ins>
      <w:r>
        <w:t xml:space="preserve"> shifts the apparent Nusselt–Graetz curve by 50% or more {Cornejo, 2020 #6985}.</w:t>
      </w:r>
    </w:p>
    <w:p w14:paraId="52EC77DE" w14:textId="77777777" w:rsidR="00317DC1" w:rsidRDefault="00317DC1" w:rsidP="00317DC1"/>
    <w:p w14:paraId="54BF51EB" w14:textId="13E1DACC" w:rsidR="00317DC1" w:rsidRDefault="00317DC1" w:rsidP="00317DC1">
      <w:r>
        <w:t xml:space="preserve">The receiver is characterized as a single-stream heat exchanger following {Kays, 2018 #7020@@author-year}, with effectiveness (ε) and transfer-unit count (NTU)</w:t>
      </w:r>
    </w:p>
    <w:p w14:paraId="4AB68F25" w14:textId="7A253EE3" w:rsidR="00317DC1" w:rsidRDefault="00582DA2" w:rsidP="00317DC1">
      <m:oMathPara>
        <m:oMath>
          <m:r>
            <w:rPr>
              <w:rFonts w:ascii="Cambria Math" w:hAnsi="Cambria Math"/>
            </w:rPr>
            <m:t>ε=</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, NTU=-</m:t>
          </m:r>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1-ε</m:t>
                  </m:r>
                </m:e>
              </m:d>
            </m:e>
          </m:func>
          <m:r>
            <w:rPr>
              <w:rFonts w:ascii="Cambria Math" w:hAnsi="Cambria Math"/>
            </w:rPr>
            <m:t>,</m:t>
          </m:r>
        </m:oMath>
      </m:oMathPara>
    </w:p>
    <w:p w14:paraId="589E520F" w14:textId="77777777" w:rsidR="00317DC1" w:rsidRDefault="00317DC1" w:rsidP="00317DC1"/>
    <w:p w14:paraId="4CBEFE90" w14:textId="7EC1D451" w:rsidR="00317DC1" w:rsidRDefault="00317DC1" w:rsidP="00317DC1">
      <w:r>
        <w:t xml:space="preserve">giving an apparent assembly-level coefficient </w:t>
      </w:r>
      <m:oMath>
        <m:sSub>
          <m:sSubPr>
            <m:ctrlPr>
              <w:rPr>
                <w:rFonts w:ascii="Cambria Math" w:hAnsi="Cambria Math"/>
              </w:rPr>
            </m:ctrlPr>
          </m:sSubPr>
          <m:e>
            <m:r>
              <w:rPr>
                <w:rFonts w:ascii="Cambria Math" w:hAnsi="Cambria Math"/>
              </w:rPr>
              <m:t>h</m:t>
            </m:r>
          </m:e>
          <m:sub>
            <m:r>
              <w:rPr>
                <w:rFonts w:ascii="Cambria Math" w:hAnsi="Cambria Math"/>
              </w:rPr>
              <m:t>app</m:t>
            </m:r>
          </m:sub>
        </m:sSub>
      </m:oMath>
      <w:r>
        <w:t>and Nusselt number:</w:t>
      </w:r>
    </w:p>
    <w:p w14:paraId="5638B07B" w14:textId="77777777" w:rsidR="00317DC1" w:rsidRDefault="00317DC1" w:rsidP="00317DC1"/>
    <w:p w14:paraId="57D7342D" w14:textId="160A84F4" w:rsidR="00317DC1" w:rsidRDefault="00000000" w:rsidP="00317DC1">
      <m:oMathPara>
        <m:oMath>
          <m:sSub>
            <m:sSubPr>
              <m:ctrlPr>
                <w:rPr>
                  <w:rFonts w:ascii="Cambria Math" w:hAnsi="Cambria Math"/>
                </w:rPr>
              </m:ctrlPr>
            </m:sSubPr>
            <m:e>
              <m:r>
                <w:rPr>
                  <w:rFonts w:ascii="Cambria Math" w:hAnsi="Cambria Math"/>
                </w:rPr>
                <m:t>h</m:t>
              </m:r>
            </m:e>
            <m:sub>
              <m:r>
                <m:rPr>
                  <m:sty m:val="p"/>
                </m:rPr>
                <w:rPr>
                  <w:rFonts w:ascii="Cambria Math" w:hAnsi="Cambria Math"/>
                </w:rPr>
                <m:t>app</m:t>
              </m:r>
            </m:sub>
          </m:sSub>
          <m:r>
            <w:rPr>
              <w:rFonts w:ascii="Cambria Math" w:hAnsi="Cambria Math"/>
            </w:rPr>
            <m:t>=</m:t>
          </m:r>
          <m:f>
            <m:fPr>
              <m:ctrlPr>
                <w:rPr>
                  <w:rFonts w:ascii="Cambria Math" w:hAnsi="Cambria Math"/>
                </w:rPr>
              </m:ctrlPr>
            </m:fPr>
            <m:num>
              <m:r>
                <w:rPr>
                  <w:rFonts w:ascii="Cambria Math" w:hAnsi="Cambria Math"/>
                </w:rPr>
                <m:t>NTU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sty m:val="p"/>
                    </m:rPr>
                    <w:rPr>
                      <w:rFonts w:ascii="Cambria Math" w:hAnsi="Cambria Math"/>
                    </w:rPr>
                    <m:t>ch</m:t>
                  </m:r>
                </m:sub>
              </m:sSub>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PL</m:t>
              </m:r>
            </m:den>
          </m:f>
          <m:r>
            <w:rPr>
              <w:rFonts w:ascii="Cambria Math" w:hAnsi="Cambria Math"/>
            </w:rPr>
            <m:t> Nu=</m:t>
          </m:r>
          <m:f>
            <m:fPr>
              <m:ctrlPr>
                <w:rPr>
                  <w:rFonts w:ascii="Cambria Math" w:hAnsi="Cambria Math"/>
                </w:rPr>
              </m:ctrlPr>
            </m:fPr>
            <m:num>
              <m:sSub>
                <m:sSubPr>
                  <m:ctrlPr>
                    <w:rPr>
                      <w:rFonts w:ascii="Cambria Math" w:hAnsi="Cambria Math"/>
                    </w:rPr>
                  </m:ctrlPr>
                </m:sSubPr>
                <m:e>
                  <m:r>
                    <w:rPr>
                      <w:rFonts w:ascii="Cambria Math" w:hAnsi="Cambria Math"/>
                    </w:rPr>
                    <m:t>h</m:t>
                  </m:r>
                </m:e>
                <m:sub>
                  <m:r>
                    <m:rPr>
                      <m:sty m:val="p"/>
                    </m:rPr>
                    <w:rPr>
                      <w:rFonts w:ascii="Cambria Math" w:hAnsi="Cambria Math"/>
                    </w:rPr>
                    <m:t>app</m:t>
                  </m:r>
                </m:sub>
              </m:sSub>
              <m:sSub>
                <m:sSubPr>
                  <m:ctrlPr>
                    <w:rPr>
                      <w:rFonts w:ascii="Cambria Math" w:hAnsi="Cambria Math"/>
                    </w:rPr>
                  </m:ctrlPr>
                </m:sSubPr>
                <m:e>
                  <m:r>
                    <w:rPr>
                      <w:rFonts w:ascii="Cambria Math" w:hAnsi="Cambria Math"/>
                    </w:rPr>
                    <m:t>D</m:t>
                  </m:r>
                </m:e>
                <m:sub>
                  <m:r>
                    <w:rPr>
                      <w:rFonts w:ascii="Cambria Math" w:hAnsi="Cambria Math"/>
                    </w:rPr>
                    <m:t>h</m:t>
                  </m:r>
                </m:sub>
              </m:sSub>
            </m:num>
            <m:den>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film</m:t>
                      </m:r>
                    </m:sub>
                  </m:sSub>
                </m:e>
              </m:d>
            </m:den>
          </m:f>
          <m:r>
            <w:rPr>
              <w:rFonts w:ascii="Cambria Math" w:hAnsi="Cambria Math"/>
            </w:rPr>
            <m:t>.</m:t>
          </m:r>
        </m:oMath>
      </m:oMathPara>
    </w:p>
    <w:p w14:paraId="75F985D9" w14:textId="77777777" w:rsidR="00317DC1" w:rsidRDefault="00317DC1" w:rsidP="00317DC1"/>
    <w:p w14:paraId="0090DE6E" w14:textId="1BAC0DC2" w:rsidR="00317DC1" w:rsidRDefault="00317DC1" w:rsidP="00317DC1">
      <w:r>
        <w:t xml:space="preserve">Re is evaluated with </w:t>
      </w:r>
      <w:r>
        <w:rPr>
          <w:rFonts w:ascii="Calibri" w:hAnsi="Calibri" w:cs="Calibri"/>
        </w:rPr>
        <w:t>ṁ</w:t>
      </w:r>
      <w:r>
        <w:t xml:space="preserve">/100, assuming equal division of metered flow among the hundred channels </w:t>
      </w:r>
      <w:del w:id="90144" w:author="Claude" w:date="2026-10-23T08:00:00Z">
        <w:r>
          <w:delText xml:space="preserve">— an assumption</w:delText>
        </w:r>
      </w:del>
      <w:ins w:id="90145" w:author="Claude" w:date="2026-10-23T08:00:00Z">
        <w:r>
          <w:rPr>
            <w:highlight w:val="yellow"/>
          </w:rPr>
          <w:t xml:space="preserve">(an assumption that</w:t>
        </w:r>
      </w:ins>
      <w:r>
        <w:t xml:space="preserve"> sections 5.2 and 5.3 argue is violated</w:t>
      </w:r>
      <w:del w:id="90146" w:author="Claude" w:date="2026-10-23T08:00:00Z">
        <w:r>
          <w:delText xml:space="preserve"> —</w:delText>
        </w:r>
      </w:del>
      <w:ins w:id="90147" w:author="Claude" w:date="2026-10-23T08:00:00Z">
        <w:r>
          <w:rPr>
            <w:highlight w:val="yellow"/>
          </w:rPr>
          <w:t xml:space="preserve">),</w:t>
        </w:r>
      </w:ins>
      <w:r>
        <w:t xml:space="preserve"> so a nominal Reynolds number,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oMath>
      <w:r>
        <w:t xml:space="preserve">, is required. Similarly, </w:t>
      </w:r>
      <m:oMath>
        <m:r>
          <w:rPr>
            <w:rFonts w:ascii="Cambria Math" w:hAnsi="Cambria Math"/>
          </w:rPr>
          <m:t>NT</m:t>
        </m:r>
        <m:sSub>
          <m:sSubPr>
            <m:ctrlPr>
              <w:rPr>
                <w:rFonts w:ascii="Cambria Math" w:hAnsi="Cambria Math"/>
              </w:rPr>
            </m:ctrlPr>
          </m:sSubPr>
          <m:e>
            <m:r>
              <w:rPr>
                <w:rFonts w:ascii="Cambria Math" w:hAnsi="Cambria Math"/>
              </w:rPr>
              <m:t>U</m:t>
            </m:r>
          </m:e>
          <m:sub>
            <m:r>
              <w:rPr>
                <w:rFonts w:ascii="Cambria Math" w:hAnsi="Cambria Math"/>
              </w:rPr>
              <m:t>app</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app</m:t>
            </m:r>
          </m:sub>
        </m:sSub>
      </m:oMath>
      <w:r>
        <w:t xml:space="preserve"> and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app</m:t>
            </m:r>
          </m:sub>
        </m:sSub>
      </m:oMath>
      <w:r>
        <w:rPr>
          <w:rFonts w:eastAsiaTheme="minorEastAsia"/>
        </w:rPr>
        <w:t xml:space="preserve"> </w:t>
      </w:r>
      <w:r>
        <w:t xml:space="preserve">are calculated algebraically from the outlet-plenum probe T3 and an axial wall average, in the absence of independently measured interfacial coefficients. All four are considered installed-receiver response indices, appropriate for the </w:t>
      </w:r>
      <w:del w:id="90148" w:author="Claude" w:date="2026-10-23T08:00:00Z">
        <w:r>
          <w:delText xml:space="preserve">heat transfer </w:delText>
        </w:r>
      </w:del>
      <w:r>
        <w:t xml:space="preserve">analysis herein but not </w:t>
      </w:r>
      <w:del w:id="90149" w:author="Claude" w:date="2026-10-23T08:00:00Z">
        <w:r>
          <w:delText xml:space="preserve">explicit transport coefficients and</w:delText>
        </w:r>
      </w:del>
      <w:ins w:id="90150" w:author="Claude" w:date="2026-10-23T08:00:00Z">
        <w:r>
          <w:rPr>
            <w:highlight w:val="yellow"/>
          </w:rPr>
          <w:t xml:space="preserve">transport coefficients</w:t>
        </w:r>
      </w:ins>
      <w:r>
        <w:t xml:space="preserve"> transferable to another geometry; extracting physical coefficients is left to a </w:t>
      </w:r>
      <w:del w:id="90151" w:author="Claude" w:date="2026-10-23T08:00:00Z">
        <w:r>
          <w:delText xml:space="preserve">follow </w:delText>
        </w:r>
      </w:del>
      <w:r>
        <w:t xml:space="preserve">companion modelling study.</w:t>
      </w:r>
    </w:p>
    <w:p w14:paraId="50B1DA88" w14:textId="77777777" w:rsidR="00317DC1" w:rsidRDefault="00317DC1" w:rsidP="00317DC1"/>
    <w:p w14:paraId="52197291" w14:textId="288D236E" w:rsidR="00317DC1" w:rsidRDefault="00317DC1" w:rsidP="00317DC1">
      <w:r>
        <w:t xml:space="preserve">Two </w:t>
      </w:r>
      <w:del w:id="90152" w:author="Claude" w:date="2026-10-23T08:00:00Z">
        <w:r>
          <w:delText xml:space="preserve">important notes</w:delText>
        </w:r>
      </w:del>
      <w:ins w:id="90153" w:author="Claude" w:date="2026-10-23T08:00:00Z">
        <w:r>
          <w:rPr>
            <w:highlight w:val="yellow"/>
          </w:rPr>
          <w:t xml:space="preserve">qualifications apply</w:t>
        </w:r>
      </w:ins>
      <w:r>
        <w:t xml:space="preserve">. First, the ε–NTU relation is exact for a wall at fixed temperature, whereas here the wall spans up to 321 K between T8 at the front and T11 at the back, and the maximum sits in the interior: the axial profile inverts, with T12 above T8 in 10 of the 15 runs. The inversion's onset moves to higher flow as irradiance rises: the lowest flow at which it is observed is 6.6, 9.0 and 10.5 sL min</w:t>
      </w:r>
      <w:r>
        <w:rPr>
          <w:rFonts w:ascii="Cambria Math" w:hAnsi="Cambria Math" w:cs="Cambria Math"/>
        </w:rPr>
        <w:t>⁻</w:t>
      </w:r>
      <w:r>
        <w:rPr>
          <w:rFonts w:ascii="Aptos" w:hAnsi="Aptos" w:cs="Aptos"/>
        </w:rPr>
        <w:t>¹</w:t>
      </w:r>
      <w:r>
        <w:t xml:space="preserve"> at 256, 304 and 456 kW m</w:t>
      </w:r>
      <w:r>
        <w:rPr>
          <w:rFonts w:ascii="Cambria Math" w:hAnsi="Cambria Math" w:cs="Cambria Math"/>
        </w:rPr>
        <w:t>⁻</w:t>
      </w:r>
      <w:r>
        <w:rPr>
          <w:rFonts w:ascii="Aptos" w:hAnsi="Aptos" w:cs="Aptos"/>
        </w:rPr>
        <w:t>²</w:t>
      </w:r>
      <w:r>
        <w:t>, bracketing interpolated onsets of 5.1, 8.4 and 10.1 sL min</w:t>
      </w:r>
      <w:r>
        <w:rPr>
          <w:rFonts w:ascii="Cambria Math" w:hAnsi="Cambria Math" w:cs="Cambria Math"/>
        </w:rPr>
        <w:t>⁻</w:t>
      </w:r>
      <w:r>
        <w:rPr>
          <w:rFonts w:ascii="Aptos" w:hAnsi="Aptos" w:cs="Aptos"/>
        </w:rPr>
        <w:t>¹</w:t>
      </w:r>
      <w:r>
        <w:t xml:space="preserve"> (</w:t>
      </w:r>
      <w:r>
        <w:fldChar w:fldCharType="begin"/>
      </w:r>
      <w:r>
        <w:instrText xml:space="preserve"> REF _Ref242578330 \h </w:instrText>
      </w:r>
      <w:r>
        <w:fldChar w:fldCharType="separate"/>
      </w:r>
      <w:r>
        <w:rPr>
          <w:b/>
          <w:bCs/>
        </w:rPr>
        <w:t xml:space="preserve">Table </w:t>
      </w:r>
      <w:r>
        <w:rPr>
          <w:b/>
          <w:bCs/>
          <w:noProof/>
        </w:rPr>
        <w:t>3</w:t>
      </w:r>
      <w:r>
        <w:fldChar w:fldCharType="end"/>
      </w:r>
      <w:r>
        <w:t xml:space="preserve">). The bias is quantified in section 4.2. A side-wall inversion indicator </w:t>
      </w:r>
      <w:r>
        <w:rPr>
          <w:rFonts w:ascii="Aptos" w:hAnsi="Aptos" w:cs="Aptos"/>
        </w:rPr>
        <w:t>Δ</w:t>
      </w:r>
      <w:r>
        <w:t>T</w:t>
      </w:r>
      <w:r>
        <w:rPr>
          <w:vertAlign w:val="subscript"/>
        </w:rPr>
        <w:t>w</w:t>
      </w:r>
      <w:r>
        <w:t xml:space="preserve"> = T</w:t>
      </w:r>
      <w:r>
        <w:rPr>
          <w:rFonts w:ascii="Aptos" w:hAnsi="Aptos" w:cs="Aptos"/>
        </w:rPr>
        <w:t>₁₂</w:t>
      </w:r>
      <w:r>
        <w:t xml:space="preserve"> </w:t>
      </w:r>
      <w:r>
        <w:rPr>
          <w:rFonts w:ascii="Aptos" w:hAnsi="Aptos" w:cs="Aptos"/>
        </w:rPr>
        <w:t>−</w:t>
      </w:r>
      <w:r>
        <w:t xml:space="preserve"> T</w:t>
      </w:r>
      <w:r>
        <w:rPr>
          <w:rFonts w:ascii="Aptos" w:hAnsi="Aptos" w:cs="Aptos"/>
        </w:rPr>
        <w:t>₈</w:t>
      </w:r>
      <w:r>
        <w:t xml:space="preserve"> is used throughout: negative while the front-face probe is the hotter, positive once mid-depth overtakes it. Second, since </w:t>
      </w:r>
      <m:oMath>
        <m:sSub>
          <m:sSubPr>
            <m:ctrlPr>
              <w:rPr>
                <w:rFonts w:ascii="Cambria Math" w:hAnsi="Cambria Math"/>
              </w:rPr>
            </m:ctrlPr>
          </m:sSubPr>
          <m:e>
            <m:r>
              <w:rPr>
                <w:rFonts w:ascii="Cambria Math" w:hAnsi="Cambria Math"/>
              </w:rPr>
              <m:t>h</m:t>
            </m:r>
          </m:e>
          <m:sub>
            <m:r>
              <w:rPr>
                <w:rFonts w:ascii="Cambria Math" w:hAnsi="Cambria Math"/>
              </w:rPr>
              <m:t>app</m:t>
            </m:r>
          </m:sub>
        </m:sSub>
      </m:oMath>
      <w:r>
        <w:t>is defined through NTU, Nu(Re) is algebraically tied to ε(Re):</w:t>
      </w:r>
    </w:p>
    <w:p w14:paraId="354CFDD7" w14:textId="77777777" w:rsidR="00317DC1" w:rsidRDefault="00317DC1" w:rsidP="00317DC1"/>
    <w:p w14:paraId="65B300C9" w14:textId="6FD00B86" w:rsidR="00317DC1" w:rsidRDefault="00000000" w:rsidP="009B337E">
      <w:pPr>
        <w:jc w:val="center"/>
      </w:pPr>
      <m:oMath>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r>
              <w:rPr>
                <w:rFonts w:ascii="Cambria Math" w:hAnsi="Cambria Math"/>
              </w:rPr>
              <m:t>u</m:t>
            </m:r>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r>
          <w:rPr>
            <w:rFonts w:ascii="Cambria Math" w:hAnsi="Cambria Math"/>
          </w:rPr>
          <m:t>=1+</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N</m:t>
                </m:r>
              </m:e>
            </m:func>
            <m:r>
              <w:rPr>
                <w:rFonts w:ascii="Cambria Math" w:hAnsi="Cambria Math"/>
              </w:rPr>
              <m:t>TU</m:t>
            </m:r>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r>
          <w:rPr>
            <w:rFonts w:ascii="Cambria Math" w:hAnsi="Cambria Math"/>
          </w:rPr>
          <m:t>+</m:t>
        </m:r>
        <m:f>
          <m:fPr>
            <m:ctrlPr>
              <w:rPr>
                <w:rFonts w:ascii="Cambria Math" w:hAnsi="Cambria Math"/>
              </w:rPr>
            </m:ctrlPr>
          </m:fPr>
          <m:num>
            <m:r>
              <w:rPr>
                <w:rFonts w:ascii="Cambria Math" w:hAnsi="Cambria Math"/>
              </w:rPr>
              <m:t>d</m:t>
            </m:r>
            <m:func>
              <m:funcPr>
                <m:ctrlPr>
                  <w:rPr>
                    <w:rFonts w:ascii="Cambria Math" w:hAnsi="Cambria Math"/>
                  </w:rPr>
                </m:ctrlPr>
              </m:funcPr>
              <m:fName>
                <m:r>
                  <m:rPr>
                    <m:sty m:val="p"/>
                  </m:rPr>
                  <w:rPr>
                    <w:rFonts w:ascii="Cambria Math" w:hAnsi="Cambria Math"/>
                  </w:rPr>
                  <m:t>ln</m:t>
                </m:r>
              </m:fName>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m:t>
                    </m:r>
                  </m:e>
                </m:d>
              </m:e>
            </m:func>
          </m:num>
          <m:den>
            <m:r>
              <w:rPr>
                <w:rFonts w:ascii="Cambria Math" w:hAnsi="Cambria Math"/>
              </w:rPr>
              <m:t>d</m:t>
            </m:r>
            <m:func>
              <m:funcPr>
                <m:ctrlPr>
                  <w:rPr>
                    <w:rFonts w:ascii="Cambria Math" w:hAnsi="Cambria Math"/>
                  </w:rPr>
                </m:ctrlPr>
              </m:funcPr>
              <m:fName>
                <m:r>
                  <m:rPr>
                    <m:sty m:val="p"/>
                  </m:rPr>
                  <w:rPr>
                    <w:rFonts w:ascii="Cambria Math" w:hAnsi="Cambria Math"/>
                  </w:rPr>
                  <m:t>ln</m:t>
                </m:r>
              </m:fName>
              <m:e>
                <m:r>
                  <w:rPr>
                    <w:rFonts w:ascii="Cambria Math" w:hAnsi="Cambria Math"/>
                  </w:rPr>
                  <m:t>R</m:t>
                </m:r>
              </m:e>
            </m:func>
            <m:r>
              <w:rPr>
                <w:rFonts w:ascii="Cambria Math" w:hAnsi="Cambria Math"/>
              </w:rPr>
              <m:t>e</m:t>
            </m:r>
          </m:den>
        </m:f>
      </m:oMath>
      <w:r>
        <w:t>.</w:t>
      </w:r>
    </w:p>
    <w:p w14:paraId="1F321D80" w14:textId="77777777" w:rsidR="00317DC1" w:rsidRDefault="00317DC1" w:rsidP="00317DC1"/>
    <w:p w14:paraId="60A2825A" w14:textId="199C5655" w:rsidR="00317DC1" w:rsidRDefault="00317DC1" w:rsidP="00317DC1">
      <w:r>
        <w:t xml:space="preserve">Because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is evaluated at the bulk mean and </w:t>
      </w:r>
      <w:r>
        <w:rPr>
          <w:i/>
          <w:iCs/>
        </w:rPr>
        <w:t>k</w:t>
      </w:r>
      <w:r>
        <w:t xml:space="preserve"> at the film temperature the ratio </w:t>
      </w:r>
      <m:oMath>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/k</m:t>
        </m:r>
      </m:oMath>
      <w:r>
        <w:rPr>
          <w:rFonts w:eastAsiaTheme="minorEastAsia"/>
        </w:rPr>
        <w:t xml:space="preserve"> </w:t>
      </w:r>
      <w:r>
        <w:t xml:space="preserve">is </w:t>
      </w:r>
      <w:del w:id="90154" w:author="Claude" w:date="2026-10-23T08:00:00Z">
        <w:r>
          <w:delText xml:space="preserve">being used instead of referring to as</w:delText>
        </w:r>
      </w:del>
      <w:ins w:id="90155" w:author="Claude" w:date="2026-10-23T08:00:00Z">
        <w:r>
          <w:rPr>
            <w:highlight w:val="yellow"/>
          </w:rPr>
          <w:t xml:space="preserve">used in place of</w:t>
        </w:r>
      </w:ins>
      <w:r>
        <w:t xml:space="preserve"> a Prandtl number. A fitted Nu(Re) exponent is therefore not independent corroboration of the measured ε(Re); the </w:t>
      </w:r>
      <w:del w:id="90156" w:author="Claude" w:date="2026-10-23T08:00:00Z">
        <w:r>
          <w:delText xml:space="preserve">flow dependence that carries information</w:delText>
        </w:r>
      </w:del>
      <w:ins w:id="90157" w:author="Claude" w:date="2026-10-23T08:00:00Z">
        <w:r>
          <w:rPr>
            <w:highlight w:val="yellow"/>
          </w:rPr>
          <w:t xml:space="preserve">independent flow dependence</w:t>
        </w:r>
      </w:ins>
      <w:r>
        <w:t xml:space="preserve"> is that of the transfer-unit count, </w:t>
      </w:r>
      <w:del w:id="90158" w:author="Claude" w:date="2026-10-23T08:00:00Z">
        <w:r>
          <w:delText xml:space="preserve">and section 5.2 makes the respective comparison</w:delText>
        </w:r>
      </w:del>
      <w:ins w:id="90159" w:author="Claude" w:date="2026-10-23T08:00:00Z">
        <w:r>
          <w:rPr>
            <w:highlight w:val="yellow"/>
          </w:rPr>
          <w:t xml:space="preserve">which is examined in sections 4.2 and 5.2</w:t>
        </w:r>
      </w:ins>
      <w:r>
        <w:t xml:space="preserve">.</w:t>
      </w:r>
    </w:p>
    <w:p w14:paraId="556FA224" w14:textId="77777777" w:rsidR="00317DC1" w:rsidRDefault="00317DC1" w:rsidP="00317DC1"/>
    <w:p w14:paraId="36AC2B0D" w14:textId="77777777" w:rsidR="00317DC1" w:rsidRDefault="00317DC1" w:rsidP="00317DC1">
      <w:r>
        <w:t xml:space="preserve">The apparent wall-to-interior disequilibrium is expressed by the </w:t>
      </w:r>
      <w:del w:id="90160" w:author="Claude" w:date="2026-10-23T08:00:00Z">
        <w:r>
          <w:delText xml:space="preserve">below </w:delText>
        </w:r>
      </w:del>
      <w:del w:id="90161" w:author="Claude" w:date="2026-10-23T08:00:00Z">
        <w:r>
          <w:rPr>
            <w:i/>
            <w:iCs/>
          </w:rPr>
          <w:delText xml:space="preserve">Λ</w:delText>
        </w:r>
      </w:del>
      <w:del w:id="90162" w:author="Claude" w:date="2026-10-23T08:00:00Z">
        <w:r>
          <w:delText xml:space="preserve"> ratios</w:delText>
        </w:r>
      </w:del>
      <w:ins w:id="90163" w:author="Claude" w:date="2026-10-23T08:00:00Z">
        <w:r>
          <w:rPr>
            <w:highlight w:val="yellow"/>
          </w:rPr>
          <w:t xml:space="preserve">Λ ratios below</w:t>
        </w:r>
      </w:ins>
      <w:r>
        <w:t xml:space="preserve">, at each of the two receiver depths (58 and 107 mm) </w:t>
      </w:r>
      <w:del w:id="90164" w:author="Claude" w:date="2026-10-23T08:00:00Z">
        <w:r>
          <w:delText xml:space="preserve">which are utilized</w:delText>
        </w:r>
      </w:del>
      <w:ins w:id="90165" w:author="Claude" w:date="2026-10-23T08:00:00Z">
        <w:r>
          <w:rPr>
            <w:highlight w:val="yellow"/>
          </w:rPr>
          <w:t xml:space="preserve">used</w:t>
        </w:r>
      </w:ins>
      <w:r>
        <w:t xml:space="preserve"> as a surrogate of gas–solid nonequilibrium in section 4.3:</w:t>
      </w:r>
    </w:p>
    <w:p w14:paraId="05FC61C0" w14:textId="77777777" w:rsidR="00317DC1" w:rsidRDefault="00317DC1" w:rsidP="00317DC1"/>
    <w:p w14:paraId="3E3EB5ED" w14:textId="2CF0DE50" w:rsidR="00317DC1" w:rsidRDefault="00000000" w:rsidP="00317DC1">
      <m:oMathPara>
        <m:oMath>
          <m:sSub>
            <m:sSubPr>
              <m:ctrlPr>
                <w:rPr>
                  <w:rFonts w:ascii="Cambria Math" w:hAnsi="Cambria Math"/>
                </w:rPr>
              </m:ctrlPr>
            </m:sSubPr>
            <m:e>
              <m:r>
                <m:rPr>
                  <m:sty m:val="p"/>
                </m:rPr>
                <w:rPr>
                  <w:rFonts w:ascii="Cambria Math" w:hAnsi="Cambria Math"/>
                </w:rPr>
                <m:t>Λ</m:t>
              </m:r>
            </m:e>
            <m:sub>
              <m:r>
                <w:rPr>
                  <w:rFonts w:ascii="Cambria Math" w:hAnsi="Cambria Math"/>
                </w:rPr>
                <m:t>58</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9</m:t>
                  </m:r>
                </m:sub>
              </m:sSub>
            </m:num>
            <m:den>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,  </m:t>
          </m:r>
          <m:sSub>
            <m:sSubPr>
              <m:ctrlPr>
                <w:rPr>
                  <w:rFonts w:ascii="Cambria Math" w:hAnsi="Cambria Math"/>
                </w:rPr>
              </m:ctrlPr>
            </m:sSubPr>
            <m:e>
              <m:r>
                <m:rPr>
                  <m:sty m:val="p"/>
                </m:rPr>
                <w:rPr>
                  <w:rFonts w:ascii="Cambria Math" w:hAnsi="Cambria Math"/>
                </w:rPr>
                <m:t>Λ</m:t>
              </m:r>
            </m:e>
            <m:sub>
              <m:r>
                <w:rPr>
                  <w:rFonts w:ascii="Cambria Math" w:hAnsi="Cambria Math"/>
                </w:rPr>
                <m:t>107</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10</m:t>
                  </m:r>
                </m:sub>
              </m:sSub>
            </m:num>
            <m:den>
              <m:sSub>
                <m:sSubPr>
                  <m:ctrlPr>
                    <w:rPr>
                      <w:rFonts w:ascii="Cambria Math" w:hAnsi="Cambria Math"/>
                    </w:rPr>
                  </m:ctrlPr>
                </m:sSubPr>
                <m:e>
                  <m:r>
                    <w:rPr>
                      <w:rFonts w:ascii="Cambria Math" w:hAnsi="Cambria Math"/>
                    </w:rPr>
                    <m:t>T</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den>
          </m:f>
          <m:r>
            <w:rPr>
              <w:rFonts w:ascii="Cambria Math" w:hAnsi="Cambria Math"/>
            </w:rPr>
            <m:t>.</m:t>
          </m:r>
        </m:oMath>
      </m:oMathPara>
    </w:p>
    <w:p w14:paraId="06D62143" w14:textId="77777777" w:rsidR="00317DC1" w:rsidRDefault="00317DC1" w:rsidP="00317DC1"/>
    <w:p w14:paraId="5FC6CAD9" w14:textId="30E229E8" w:rsidR="00317DC1" w:rsidRDefault="00317DC1" w:rsidP="00317DC1">
      <w:r>
        <w:t xml:space="preserve">Finally, four dimensionless groups are used in section 5.2 to </w:t>
      </w:r>
      <w:del w:id="90166" w:author="Claude" w:date="2026-10-23T08:00:00Z">
        <w:r>
          <w:delText xml:space="preserve">capture the physics</w:delText>
        </w:r>
      </w:del>
      <w:ins w:id="90167" w:author="Claude" w:date="2026-10-23T08:00:00Z">
        <w:r>
          <w:rPr>
            <w:highlight w:val="yellow"/>
          </w:rPr>
          <w:t xml:space="preserve">characterize the transport regime</w:t>
        </w:r>
      </w:ins>
      <w:r>
        <w:t xml:space="preserve">: Biot number </w:t>
      </w:r>
      <m:oMath>
        <m:r>
          <w:rPr>
            <w:rFonts w:ascii="Cambria Math" w:hAnsi="Cambria Math"/>
          </w:rPr>
          <m:t>Bi=</m:t>
        </m:r>
        <m:sSub>
          <m:sSubPr>
            <m:ctrlPr>
              <w:rPr>
                <w:rFonts w:ascii="Cambria Math" w:hAnsi="Cambria Math"/>
              </w:rPr>
            </m:ctrlPr>
          </m:sSubPr>
          <m:e>
            <m:r>
              <w:rPr>
                <w:rFonts w:ascii="Cambria Math" w:hAnsi="Cambria Math"/>
              </w:rPr>
              <m:t>h</m:t>
            </m:r>
          </m:e>
          <m:sub>
            <m:r>
              <w:rPr>
                <w:rFonts w:ascii="Cambria Math" w:hAnsi="Cambria Math"/>
              </w:rPr>
              <m:t>app</m:t>
            </m:r>
          </m:sub>
        </m:sSub>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SiC</m:t>
            </m:r>
          </m:sub>
        </m:sSub>
      </m:oMath>
      <w:r>
        <w:t xml:space="preserve">, Graetz number </w:t>
      </w:r>
      <m:oMath>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RePr/L</m:t>
        </m:r>
      </m:oMath>
      <w:r>
        <w:t xml:space="preserve">, axial Péclet group </w:t>
      </w:r>
      <m:oMath>
        <m:r>
          <w:rPr>
            <w:rFonts w:ascii="Cambria Math" w:hAnsi="Cambria Math"/>
          </w:rPr>
          <m:t>Re·Pr·L/</m:t>
        </m:r>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and radiation–conduction number </w:t>
      </w:r>
      <m:oMath>
        <m:sSub>
          <m:sSubPr>
            <m:ctrlPr>
              <w:rPr>
                <w:rFonts w:ascii="Cambria Math" w:hAnsi="Cambria Math"/>
              </w:rPr>
            </m:ctrlPr>
          </m:sSubPr>
          <m:e>
            <m:r>
              <w:rPr>
                <w:rFonts w:ascii="Cambria Math" w:hAnsi="Cambria Math"/>
              </w:rPr>
              <m:t>N</m:t>
            </m:r>
          </m:e>
          <m:sub>
            <m:r>
              <w:rPr>
                <w:rFonts w:ascii="Cambria Math" w:hAnsi="Cambria Math"/>
              </w:rPr>
              <m:t>rc</m:t>
            </m:r>
          </m:sub>
        </m:sSub>
        <m:r>
          <w:rPr>
            <w:rFonts w:ascii="Cambria Math" w:hAnsi="Cambria Math"/>
          </w:rPr>
          <m:t>=4σT</m:t>
        </m:r>
        <m:sSub>
          <m:sSubPr>
            <m:ctrlPr>
              <w:rPr>
                <w:rFonts w:ascii="Cambria Math" w:hAnsi="Cambria Math"/>
              </w:rPr>
            </m:ctrlPr>
          </m:sSubPr>
          <m:e>
            <m:r>
              <w:rPr>
                <w:rFonts w:ascii="Cambria Math" w:hAnsi="Cambria Math"/>
              </w:rPr>
              <m:t>̄</m:t>
            </m:r>
          </m:e>
          <m:sub>
            <m:r>
              <w:rPr>
                <w:rFonts w:ascii="Cambria Math" w:hAnsi="Cambria Math"/>
              </w:rPr>
              <m:t>w</m:t>
            </m:r>
          </m:sub>
        </m:sSub>
        <m:r>
          <w:rPr>
            <w:rFonts w:ascii="Cambria Math" w:hAnsi="Cambria Math"/>
          </w:rPr>
          <m:t>³</m:t>
        </m:r>
        <m:sSub>
          <m:sSubPr>
            <m:ctrlPr>
              <w:rPr>
                <w:rFonts w:ascii="Cambria Math" w:hAnsi="Cambria Math"/>
              </w:rPr>
            </m:ctrlPr>
          </m:sSubPr>
          <m:e>
            <m:r>
              <w:rPr>
                <w:rFonts w:ascii="Cambria Math" w:hAnsi="Cambria Math"/>
              </w:rPr>
              <m:t>D</m:t>
            </m:r>
          </m:e>
          <m:sub>
            <m:r>
              <w:rPr>
                <w:rFonts w:ascii="Cambria Math" w:hAnsi="Cambria Math"/>
              </w:rPr>
              <m:t>h</m:t>
            </m:r>
          </m:sub>
        </m:sSub>
        <m:r>
          <w:rPr>
            <w:rFonts w:ascii="Cambria Math" w:hAnsi="Cambria Math"/>
          </w:rPr>
          <m:t>/k</m:t>
        </m:r>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m:t>
                </m:r>
              </m:e>
              <m:sub>
                <m:r>
                  <w:rPr>
                    <w:rFonts w:ascii="Cambria Math" w:hAnsi="Cambria Math"/>
                  </w:rPr>
                  <m:t>w</m:t>
                </m:r>
              </m:sub>
            </m:sSub>
          </m:e>
        </m:d>
      </m:oMath>
      <w:r>
        <w:t>.</w:t>
      </w:r>
    </w:p>
    <w:p w14:paraId="6860D9EB" w14:textId="77777777" w:rsidR="00317DC1" w:rsidRDefault="00317DC1" w:rsidP="00317DC1"/>
    <w:p w14:paraId="7F103512" w14:textId="1AA8BD9C" w:rsidR="00317DC1" w:rsidRDefault="00317DC1" w:rsidP="00317DC1">
      <w:pPr>
        <w:pStyle w:val="Heading2"/>
      </w:pPr>
      <w:r>
        <w:t>Transient identification</w:t>
      </w:r>
    </w:p>
    <w:p w14:paraId="2BD0F34B" w14:textId="12BDCEC5" w:rsidR="00317DC1" w:rsidRDefault="00317DC1" w:rsidP="00317DC1">
      <w:r>
        <w:t xml:space="preserve">After lamp shutdown, during cooling runs, the assembly's temperature decays with a single slow mode. For each sensor (probe) the excess temperature over the second half of the record, and above 5 K, is regressed as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T-</m:t>
                </m:r>
                <m:sSub>
                  <m:sSubPr>
                    <m:ctrlPr>
                      <w:rPr>
                        <w:rFonts w:ascii="Cambria Math" w:hAnsi="Cambria Math"/>
                      </w:rPr>
                    </m:ctrlPr>
                  </m:sSubPr>
                  <m:e>
                    <m:r>
                      <w:rPr>
                        <w:rFonts w:ascii="Cambria Math" w:hAnsi="Cambria Math"/>
                      </w:rPr>
                      <m:t>T</m:t>
                    </m:r>
                  </m:e>
                  <m:sub>
                    <m:r>
                      <m:rPr>
                        <m:sty m:val="p"/>
                      </m:rPr>
                      <w:rPr>
                        <w:rFonts w:ascii="Cambria Math" w:hAnsi="Cambria Math"/>
                      </w:rPr>
                      <m:t>amb</m:t>
                    </m:r>
                  </m:sub>
                </m:sSub>
              </m:e>
            </m:d>
          </m:e>
        </m:func>
      </m:oMath>
      <w:r>
        <w:t xml:space="preserve">against time, and λ is the mean of the per-sensor slopes. Lumping the assembly's thermal behaviour into one capacitance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losing heat to ambient through a conductance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while delivering enthalpy to the gas gives:</w:t>
      </w:r>
    </w:p>
    <w:p w14:paraId="0A12528D" w14:textId="77777777" w:rsidR="00317DC1" w:rsidRDefault="00317DC1" w:rsidP="00317DC1"/>
    <w:p w14:paraId="7BF59794" w14:textId="28143EA5" w:rsidR="00317DC1" w:rsidRDefault="00ED7DE5" w:rsidP="00317DC1">
      <m:oMathPara>
        <m:oMath>
          <m:r>
            <w:rPr>
              <w:rFonts w:ascii="Cambria Math" w:hAnsi="Cambria Math"/>
            </w:rPr>
            <m:t>λ=</m:t>
          </m:r>
          <m:f>
            <m:fPr>
              <m:ctrlPr>
                <w:rPr>
                  <w:rFonts w:ascii="Cambria Math" w:hAnsi="Cambria Math"/>
                </w:rPr>
              </m:ctrlPr>
            </m:fPr>
            <m:num>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m:rPr>
                      <m:sty m:val="p"/>
                    </m:rPr>
                    <w:rPr>
                      <w:rFonts w:ascii="Cambria Math" w:hAnsi="Cambria Math"/>
                    </w:rPr>
                    <m:t>loss</m:t>
                  </m:r>
                </m:sub>
              </m:sSub>
            </m:num>
            <m:den>
              <m:sSub>
                <m:sSubPr>
                  <m:ctrlPr>
                    <w:rPr>
                      <w:rFonts w:ascii="Cambria Math" w:hAnsi="Cambria Math"/>
                    </w:rPr>
                  </m:ctrlPr>
                </m:sSubPr>
                <m:e>
                  <m:r>
                    <w:rPr>
                      <w:rFonts w:ascii="Cambria Math" w:hAnsi="Cambria Math"/>
                    </w:rPr>
                    <m:t>C</m:t>
                  </m:r>
                </m:e>
                <m:sub>
                  <m:r>
                    <m:rPr>
                      <m:sty m:val="p"/>
                    </m:rPr>
                    <w:rPr>
                      <w:rFonts w:ascii="Cambria Math" w:hAnsi="Cambria Math"/>
                    </w:rPr>
                    <m:t>eff</m:t>
                  </m:r>
                </m:sub>
              </m:sSub>
            </m:den>
          </m:f>
          <m:r>
            <w:rPr>
              <w:rFonts w:ascii="Cambria Math" w:hAnsi="Cambria Math"/>
            </w:rPr>
            <m:t>.</m:t>
          </m:r>
        </m:oMath>
      </m:oMathPara>
    </w:p>
    <w:p w14:paraId="17C4F6FD" w14:textId="77777777" w:rsidR="00317DC1" w:rsidRDefault="00317DC1" w:rsidP="00317DC1"/>
    <w:p w14:paraId="7A4402E0" w14:textId="3FB58984" w:rsidR="00317DC1" w:rsidRDefault="00317DC1" w:rsidP="00317DC1">
      <w:del w:id="90168" w:author="Claude" w:date="2026-10-23T08:00:00Z">
        <w:r>
          <w:delText xml:space="preserve">So regressing the obtained</w:delText>
        </w:r>
      </w:del>
      <w:ins w:id="90169" w:author="Claude" w:date="2026-10-23T08:00:00Z">
        <w:r>
          <w:rPr>
            <w:highlight w:val="yellow"/>
          </w:rPr>
          <w:t xml:space="preserve">Regressing</w:t>
        </w:r>
      </w:ins>
      <w:r>
        <w:t xml:space="preserve"> λ against the gas advective conductance </w:t>
      </w:r>
      <m:oMath>
        <m:r>
          <w:rPr>
            <w:rFonts w:ascii="Cambria Math" w:hAnsi="Cambria Math"/>
          </w:rPr>
          <m:t>x=εṁ</m:t>
        </m:r>
        <m:sSub>
          <m:sSubPr>
            <m:ctrlPr>
              <w:rPr>
                <w:rFonts w:ascii="Cambria Math" w:hAnsi="Cambria Math"/>
              </w:rPr>
            </m:ctrlPr>
          </m:sSubPr>
          <m:e>
            <m:r>
              <w:rPr>
                <w:rFonts w:ascii="Cambria Math" w:hAnsi="Cambria Math"/>
              </w:rPr>
              <m:t>c</m:t>
            </m:r>
          </m:e>
          <m:sub>
            <m:r>
              <w:rPr>
                <w:rFonts w:ascii="Cambria Math" w:hAnsi="Cambria Math"/>
              </w:rPr>
              <m:t>p</m:t>
            </m:r>
          </m:sub>
        </m:sSub>
      </m:oMath>
      <w:del w:id="90170" w:author="Claude" w:date="2026-10-23T08:00:00Z">
        <w:r>
          <w:delText xml:space="preserve">allow identification of</w:delText>
        </w:r>
      </w:del>
      <w:ins w:id="90171" w:author="Claude" w:date="2026-10-23T08:00:00Z">
        <w:r>
          <w:rPr>
            <w:highlight w:val="yellow"/>
          </w:rPr>
          <w:t xml:space="preserve"> therefore identifies</w:t>
        </w:r>
      </w:ins>
      <w:r>
        <w:t xml:space="preserve"> both constants from </w:t>
      </w:r>
      <w:ins w:id="90172" w:author="Claude" w:date="2026-10-23T08:00:00Z">
        <w:r>
          <w:rPr>
            <w:highlight w:val="yellow"/>
          </w:rPr>
          <w:t xml:space="preserve">the </w:t>
        </w:r>
      </w:ins>
      <w:r>
        <w:t xml:space="preserve">slope and intercept </w:t>
      </w:r>
      <w:del w:id="90173" w:author="Claude" w:date="2026-10-23T08:00:00Z">
        <w:r>
          <w:delText xml:space="preserve">with no need for</w:delText>
        </w:r>
      </w:del>
      <w:ins w:id="90174" w:author="Claude" w:date="2026-10-23T08:00:00Z">
        <w:r>
          <w:rPr>
            <w:highlight w:val="yellow"/>
          </w:rPr>
          <w:t xml:space="preserve">without</w:t>
        </w:r>
      </w:ins>
      <w:r>
        <w:t xml:space="preserve"> solving a more </w:t>
      </w:r>
      <w:del w:id="90175" w:author="Claude" w:date="2026-10-23T08:00:00Z">
        <w:r>
          <w:delText xml:space="preserve">complex mathematical model. Note that, each</w:delText>
        </w:r>
      </w:del>
      <w:ins w:id="90176" w:author="Claude" w:date="2026-10-23T08:00:00Z">
        <w:r>
          <w:rPr>
            <w:highlight w:val="yellow"/>
          </w:rPr>
          <w:t xml:space="preserve">detailed model. Each</w:t>
        </w:r>
      </w:ins>
      <w:r>
        <w:t xml:space="preserve"> cooling transient is paired with the heating run sharing its identifier (E</w:t>
      </w:r>
      <w:r>
        <w:rPr>
          <w:i/>
          <w:iCs/>
        </w:rPr>
        <w:t>XX</w:t>
      </w:r>
      <w:r>
        <w:t>/C</w:t>
      </w:r>
      <w:r>
        <w:rPr>
          <w:i/>
          <w:iCs/>
        </w:rPr>
        <w:t>XX</w:t>
      </w:r>
      <w:r>
        <w:t xml:space="preserve">) and takes that run's effectiveness. </w:t>
      </w:r>
    </w:p>
    <w:p w14:paraId="1E2F49B5" w14:textId="77777777" w:rsidR="00317DC1" w:rsidRDefault="00317DC1" w:rsidP="00317DC1"/>
    <w:p w14:paraId="172B61D3" w14:textId="2049D3A5" w:rsidR="00317DC1" w:rsidRDefault="00317DC1" w:rsidP="00317DC1">
      <w:r>
        <w:t xml:space="preserve">Identifying a heat transfer property from a transient rather than from a steady balance is established practice for these materials</w:t>
      </w:r>
      <w:del w:id="90177" w:author="Claude" w:date="2026-10-23T08:00:00Z">
        <w:r>
          <w:delText xml:space="preserve"> with</w:delText>
        </w:r>
      </w:del>
      <w:ins w:id="90178" w:author="Claude" w:date="2026-10-23T08:00:00Z">
        <w:r>
          <w:rPr>
            <w:highlight w:val="yellow"/>
          </w:rPr>
          <w:t xml:space="preserve">:</w:t>
        </w:r>
      </w:ins>
      <w:r>
        <w:t xml:space="preserve"> {Fend, 2004 #6987@@author-year} </w:t>
      </w:r>
      <w:del w:id="90179" w:author="Claude" w:date="2026-10-23T08:00:00Z">
        <w:r>
          <w:delText xml:space="preserve">showing how</w:delText>
        </w:r>
      </w:del>
      <w:ins w:id="90180" w:author="Claude" w:date="2026-10-23T08:00:00Z">
        <w:r>
          <w:rPr>
            <w:highlight w:val="yellow"/>
          </w:rPr>
          <w:t xml:space="preserve">obtained</w:t>
        </w:r>
      </w:ins>
      <w:r>
        <w:t xml:space="preserve"> volumetric heat transfer coefficients of porous absorbers </w:t>
      </w:r>
      <w:del w:id="90181" w:author="Claude" w:date="2026-10-23T08:00:00Z">
        <w:r>
          <w:delText xml:space="preserve">have been obtained by measuring how far</w:delText>
        </w:r>
      </w:del>
      <w:ins w:id="90182" w:author="Claude" w:date="2026-10-23T08:00:00Z">
        <w:r>
          <w:rPr>
            <w:highlight w:val="yellow"/>
          </w:rPr>
          <w:t xml:space="preserve">from the delay and damping of</w:t>
        </w:r>
      </w:ins>
      <w:r>
        <w:t xml:space="preserve"> a temperature wave</w:t>
      </w:r>
      <w:del w:id="90183" w:author="Claude" w:date="2026-10-23T08:00:00Z">
        <w:r>
          <w:delText xml:space="preserve"> is delayed and damped in</w:delText>
        </w:r>
      </w:del>
      <w:r>
        <w:t xml:space="preserve"> passing through a sample. The same logic is applied here to the full assembly.</w:t>
      </w:r>
    </w:p>
    <w:p w14:paraId="7654908C" w14:textId="77777777" w:rsidR="00317DC1" w:rsidRDefault="00317DC1" w:rsidP="00317DC1"/>
    <w:p w14:paraId="253A5434" w14:textId="5E878B2B" w:rsidR="00317DC1" w:rsidRDefault="00317DC1" w:rsidP="00317DC1">
      <w:r>
        <w:t xml:space="preserve">In principle the heating branch decays with the same eigenvalue, and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ss</m:t>
                    </m:r>
                  </m:sub>
                </m:sSub>
                <m:r>
                  <w:rPr>
                    <w:rFonts w:ascii="Cambria Math" w:hAnsi="Cambria Math"/>
                  </w:rPr>
                  <m:t>-T</m:t>
                </m:r>
              </m:e>
            </m:d>
          </m:e>
        </m:func>
        <m:r>
          <w:rPr>
            <w:rFonts w:ascii="Cambria Math" w:hAnsi="Cambria Math"/>
          </w:rPr>
          <m:t xml:space="preserve"> </m:t>
        </m:r>
      </m:oMath>
      <w:r>
        <w:t xml:space="preserve">is regressed against time in the same way. It differs in that the asymptote </w:t>
      </w:r>
      <m:oMath>
        <m:sSub>
          <m:sSubPr>
            <m:ctrlPr>
              <w:rPr>
                <w:rFonts w:ascii="Cambria Math" w:hAnsi="Cambria Math"/>
              </w:rPr>
            </m:ctrlPr>
          </m:sSubPr>
          <m:e>
            <m:r>
              <w:rPr>
                <w:rFonts w:ascii="Cambria Math" w:hAnsi="Cambria Math"/>
              </w:rPr>
              <m:t>T</m:t>
            </m:r>
          </m:e>
          <m:sub>
            <m:r>
              <w:rPr>
                <w:rFonts w:ascii="Cambria Math" w:hAnsi="Cambria Math"/>
              </w:rPr>
              <m:t>ss</m:t>
            </m:r>
          </m:sub>
        </m:sSub>
      </m:oMath>
      <w:r>
        <w:t xml:space="preserve"> is estimated from the tail of the same record, which forces a choice of fit window. We use the middle of that record, 0.07&lt;u&lt;0.45, where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-T</m:t>
            </m:r>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oMath>
      <w:r>
        <w:t xml:space="preserve"> is the fraction of the total rise still to come </w:t>
      </w:r>
      <w:del w:id="90184" w:author="Claude" w:date="2026-10-23T08:00:00Z">
        <w:r>
          <w:delText xml:space="preserve">- equal to </w:delText>
        </w:r>
      </w:del>
      <w:ins w:id="90185" w:author="Claude" w:date="2026-10-23T08:00:00Z">
        <w:r>
          <w:rPr>
            <w:highlight w:val="yellow"/>
          </w:rPr>
          <w:t xml:space="preserve">(</w:t>
        </w:r>
      </w:ins>
      <w:r>
        <w:t xml:space="preserve">1 at lamp-on</w:t>
      </w:r>
      <w:del w:id="90186" w:author="Claude" w:date="2026-10-23T08:00:00Z">
        <w:r>
          <w:delText xml:space="preserve"> and</w:delText>
        </w:r>
      </w:del>
      <w:ins w:id="90187" w:author="Claude" w:date="2026-10-23T08:00:00Z">
        <w:r>
          <w:rPr>
            <w:highlight w:val="yellow"/>
          </w:rPr>
          <w:t xml:space="preserve">,</w:t>
        </w:r>
      </w:ins>
      <w:r>
        <w:t xml:space="preserve"> 0 at steady state</w:t>
      </w:r>
      <w:ins w:id="90188" w:author="Claude" w:date="2026-10-23T08:00:00Z">
        <w:r>
          <w:rPr>
            <w:highlight w:val="yellow"/>
          </w:rPr>
          <w:t xml:space="preserve">)</w:t>
        </w:r>
      </w:ins>
      <w:r>
        <w:t xml:space="preserve">. Earlier than u=0.45 the faster modes have not yet decayed; later than u=0.07 the remaining deficit is comparable to the uncertainty in </w:t>
      </w:r>
      <m:oMath>
        <m:sSub>
          <m:sSubPr>
            <m:ctrlPr>
              <w:rPr>
                <w:rFonts w:ascii="Cambria Math" w:hAnsi="Cambria Math"/>
              </w:rPr>
            </m:ctrlPr>
          </m:sSubPr>
          <m:e>
            <m:r>
              <w:rPr>
                <w:rFonts w:ascii="Cambria Math" w:hAnsi="Cambria Math"/>
              </w:rPr>
              <m:t>T</m:t>
            </m:r>
          </m:e>
          <m:sub>
            <m:r>
              <w:rPr>
                <w:rFonts w:ascii="Cambria Math" w:hAnsi="Cambria Math"/>
              </w:rPr>
              <m:t>ss</m:t>
            </m:r>
          </m:sub>
        </m:sSub>
      </m:oMath>
      <w:r>
        <w:t xml:space="preserve"> itself. The choice of </w:t>
      </w:r>
      <w:del w:id="90189" w:author="Claude" w:date="2026-10-23T08:00:00Z">
        <w:r>
          <w:delText xml:space="preserve">the window is not arbitrary</w:delText>
        </w:r>
      </w:del>
      <w:ins w:id="90190" w:author="Claude" w:date="2026-10-23T08:00:00Z">
        <w:r>
          <w:rPr>
            <w:highlight w:val="yellow"/>
          </w:rPr>
          <w:t xml:space="preserve">window matters</w:t>
        </w:r>
      </w:ins>
      <w:r>
        <w:t xml:space="preserve">. Sweeping the window from (0.05, 0.35) to (0.20, 0.70) moves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monotonically from 295 to 200 J K</w:t>
      </w:r>
      <w:r>
        <w:rPr>
          <w:rFonts w:ascii="Cambria Math" w:hAnsi="Cambria Math" w:cs="Cambria Math"/>
        </w:rPr>
        <w:t>⁻</w:t>
      </w:r>
      <w:r>
        <w:rPr>
          <w:rFonts w:ascii="Aptos" w:hAnsi="Aptos" w:cs="Aptos"/>
        </w:rPr>
        <w:t>¹</w:t>
      </w:r>
      <w:r>
        <w:t xml:space="preserve"> while </w:t>
      </w:r>
      <m:oMath>
        <m:sSup>
          <m:sSupPr>
            <m:ctrlPr>
              <w:rPr>
                <w:rFonts w:ascii="Cambria Math" w:hAnsi="Cambria Math"/>
              </w:rPr>
            </m:ctrlPr>
          </m:sSupPr>
          <m:e>
            <m:r>
              <w:rPr>
                <w:rFonts w:ascii="Cambria Math" w:hAnsi="Cambria Math"/>
              </w:rPr>
              <m:t>r</m:t>
            </m:r>
          </m:e>
          <m:sup>
            <m:r>
              <w:rPr>
                <w:rFonts w:ascii="Cambria Math" w:hAnsi="Cambria Math"/>
              </w:rPr>
              <m:t>2</m:t>
            </m:r>
          </m:sup>
        </m:sSup>
      </m:oMath>
      <w:r>
        <w:t xml:space="preserve"> improves from 0.84 to 0.97, so fit quality cannot select it (see also SM S3). </w:t>
      </w:r>
      <w:del w:id="90191" w:author="Claude" w:date="2026-10-23T08:00:00Z">
        <w:r>
          <w:delText xml:space="preserve">Furthermore, the temperature</w:delText>
        </w:r>
      </w:del>
      <w:ins w:id="90192" w:author="Claude" w:date="2026-10-23T08:00:00Z">
        <w:r>
          <w:rPr>
            <w:highlight w:val="yellow"/>
          </w:rPr>
          <w:t xml:space="preserve">The</w:t>
        </w:r>
      </w:ins>
      <w:r>
        <w:t xml:space="preserve"> probe set alone changes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by more than a factor of two (discussed in section 4.4).</w:t>
      </w:r>
    </w:p>
    <w:p w14:paraId="49BD26C8" w14:textId="77777777" w:rsidR="00317DC1" w:rsidRDefault="00317DC1" w:rsidP="00317DC1"/>
    <w:p w14:paraId="7885A2F7" w14:textId="77777777" w:rsidR="00317DC1" w:rsidRDefault="00317DC1" w:rsidP="00317DC1">
      <w:r>
        <w:t xml:space="preserve">We therefore report cooling as the primary identification, since its asymptote is measured and it needs no probe rule once the source is removed; heating </w:t>
      </w:r>
      <w:del w:id="90193" w:author="Claude" w:date="2026-10-23T08:00:00Z">
        <w:r>
          <w:delText xml:space="preserve">remains</w:delText>
        </w:r>
      </w:del>
      <w:ins w:id="90194" w:author="Claude" w:date="2026-10-23T08:00:00Z">
        <w:r>
          <w:rPr>
            <w:highlight w:val="yellow"/>
          </w:rPr>
          <w:t xml:space="preserve">serves</w:t>
        </w:r>
      </w:ins>
      <w:r>
        <w:t xml:space="preserve"> as a conditional consistency check</w:t>
      </w:r>
      <w:del w:id="90195" w:author="Claude" w:date="2026-10-23T08:00:00Z">
        <w:r>
          <w:delText xml:space="preserve">;</w:delText>
        </w:r>
      </w:del>
      <w:ins w:id="90196" w:author="Claude" w:date="2026-10-23T08:00:00Z">
        <w:r>
          <w:rPr>
            <w:highlight w:val="yellow"/>
          </w:rPr>
          <w:t xml:space="preserve">,</w:t>
        </w:r>
      </w:ins>
      <w:r>
        <w:t xml:space="preserve"> and a joint fit to all eighteen eigenvalues </w:t>
      </w:r>
      <w:del w:id="90197" w:author="Claude" w:date="2026-10-23T08:00:00Z">
        <w:r>
          <w:delText xml:space="preserve">offers</w:delText>
        </w:r>
      </w:del>
      <w:ins w:id="90198" w:author="Claude" w:date="2026-10-23T08:00:00Z">
        <w:r>
          <w:rPr>
            <w:highlight w:val="yellow"/>
          </w:rPr>
          <w:t xml:space="preserve">gives</w:t>
        </w:r>
      </w:ins>
      <w:r>
        <w:t xml:space="preserve"> an overall estimate. Their disagreement is addressed in section 5.1.</w:t>
      </w:r>
    </w:p>
    <w:p w14:paraId="39C9D58B" w14:textId="77777777" w:rsidR="00317DC1" w:rsidRDefault="00317DC1" w:rsidP="00317DC1"/>
    <w:p w14:paraId="0F11FA0F" w14:textId="699515AF" w:rsidR="00317DC1" w:rsidRDefault="00317DC1" w:rsidP="008A2274">
      <w:pPr>
        <w:pStyle w:val="Heading2"/>
      </w:pPr>
      <w:r>
        <w:t>Similarity rescaling</w:t>
      </w:r>
    </w:p>
    <w:p w14:paraId="3FB2CCA5" w14:textId="77777777" w:rsidR="00317DC1" w:rsidRDefault="00317DC1" w:rsidP="00317DC1"/>
    <w:p w14:paraId="49619C73" w14:textId="1D548E47" w:rsidR="00317DC1" w:rsidRDefault="00317DC1" w:rsidP="00317DC1">
      <w:r>
        <w:t xml:space="preserve">If the lumped description holds, every temperature transient should collapse when time is rescaled on the identified eigenvalue as </w:t>
      </w:r>
      <m:oMath>
        <m:r>
          <w:rPr>
            <w:rFonts w:ascii="Cambria Math" w:hAnsi="Cambria Math"/>
          </w:rPr>
          <m:t>t*=t/τ</m:t>
        </m:r>
      </m:oMath>
      <w:r>
        <w:t xml:space="preserve"> with a time constant of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xml:space="preserve">. The </w:t>
      </w:r>
      <w:del w:id="90199" w:author="Claude" w:date="2026-10-23T08:00:00Z">
        <w:r>
          <w:delText xml:space="preserve">ε factor</w:delText>
        </w:r>
      </w:del>
      <w:ins w:id="90200" w:author="Claude" w:date="2026-10-23T08:00:00Z">
        <w:r>
          <w:rPr>
            <w:highlight w:val="yellow"/>
          </w:rPr>
          <w:t xml:space="preserve">factor ε</w:t>
        </w:r>
      </w:ins>
      <w:r>
        <w:t xml:space="preserve"> enters τ because </w:t>
      </w:r>
      <w:del w:id="90201" w:author="Claude" w:date="2026-10-23T08:00:00Z">
        <w:r>
          <w:delText xml:space="preserve">it is the effectiveness that</w:delText>
        </w:r>
      </w:del>
      <w:ins w:id="90202" w:author="Claude" w:date="2026-10-23T08:00:00Z">
        <w:r>
          <w:rPr>
            <w:highlight w:val="yellow"/>
          </w:rPr>
          <w:t xml:space="preserve">the effectiveness</w:t>
        </w:r>
      </w:ins>
      <w:r>
        <w:t xml:space="preserve"> converts the metered flow into the conductance </w:t>
      </w:r>
      <w:del w:id="90203" w:author="Claude" w:date="2026-10-23T08:00:00Z">
        <w:r>
          <w:delText xml:space="preserve">the eigenvalue actually sees</w:delText>
        </w:r>
      </w:del>
      <w:ins w:id="90204" w:author="Claude" w:date="2026-10-23T08:00:00Z">
        <w:r>
          <w:rPr>
            <w:highlight w:val="yellow"/>
          </w:rPr>
          <w:t xml:space="preserve">that appears in the eigenvalue</w:t>
        </w:r>
      </w:ins>
      <w:r>
        <w:t xml:space="preserve">; both the reference constants and the effectiveness are taken from the primary identification and from each run's own measured effectiveness. The resulting half-rise </w:t>
      </w:r>
      <w:ins w:id="90205" w:author="Claude" w:date="2026-10-23T08:00:00Z">
        <w:r>
          <w:rPr>
            <w:highlight w:val="yellow"/>
          </w:rPr>
          <w:t xml:space="preserve">time </w:t>
        </w:r>
      </w:ins>
      <w:r>
        <w:t xml:space="preserve">is a property of the receiver's response shape</w:t>
      </w:r>
      <w:del w:id="90206" w:author="Claude" w:date="2026-10-23T08:00:00Z">
        <w:r>
          <w:delText xml:space="preserve"> and only</w:delText>
        </w:r>
      </w:del>
      <w:ins w:id="90207" w:author="Claude" w:date="2026-10-23T08:00:00Z">
        <w:r>
          <w:rPr>
            <w:highlight w:val="yellow"/>
          </w:rPr>
          <w:t xml:space="preserve">;</w:t>
        </w:r>
      </w:ins>
      <w:r>
        <w:t xml:space="preserve"> an ideal single-node system </w:t>
      </w:r>
      <w:del w:id="90208" w:author="Claude" w:date="2026-10-23T08:00:00Z">
        <w:r>
          <w:delText xml:space="preserve">would give</w:delText>
        </w:r>
      </w:del>
      <w:ins w:id="90209" w:author="Claude" w:date="2026-10-23T08:00:00Z">
        <w:r>
          <w:rPr>
            <w:highlight w:val="yellow"/>
          </w:rPr>
          <w:t xml:space="preserve">gives</w:t>
        </w:r>
      </w:ins>
      <w:r>
        <w:t xml:space="preserve"> ln 2, </w:t>
      </w:r>
      <w:del w:id="90210" w:author="Claude" w:date="2026-10-23T08:00:00Z">
        <w:r>
          <w:delText xml:space="preserve">in other words,</w:delText>
        </w:r>
      </w:del>
      <w:ins w:id="90211" w:author="Claude" w:date="2026-10-23T08:00:00Z">
        <w:r>
          <w:rPr>
            <w:highlight w:val="yellow"/>
          </w:rPr>
          <w:t xml:space="preserve">so</w:t>
        </w:r>
      </w:ins>
      <w:r>
        <w:t xml:space="preserve"> the departure from ln 2 measures how far the receiver is from </w:t>
      </w:r>
      <w:del w:id="90212" w:author="Claude" w:date="2026-10-23T08:00:00Z">
        <w:r>
          <w:delText xml:space="preserve">a single state</w:delText>
        </w:r>
      </w:del>
      <w:ins w:id="90213" w:author="Claude" w:date="2026-10-23T08:00:00Z">
        <w:r>
          <w:rPr>
            <w:highlight w:val="yellow"/>
          </w:rPr>
          <w:t xml:space="preserve">single-state behaviour</w:t>
        </w:r>
      </w:ins>
      <w:r>
        <w:t xml:space="preserve">.</w:t>
      </w:r>
    </w:p>
    <w:p w14:paraId="40BBBEB2" w14:textId="77777777" w:rsidR="00317DC1" w:rsidRDefault="00317DC1" w:rsidP="00317DC1"/>
    <w:p w14:paraId="7D8F811C" w14:textId="71744705" w:rsidR="00317DC1" w:rsidRDefault="00317DC1" w:rsidP="008A2274">
      <w:pPr>
        <w:pStyle w:val="Heading2"/>
      </w:pPr>
      <w:r>
        <w:t>Uncertainty</w:t>
      </w:r>
    </w:p>
    <w:p w14:paraId="05591632" w14:textId="77777777" w:rsidR="00317DC1" w:rsidRDefault="00317DC1" w:rsidP="00317DC1"/>
    <w:p w14:paraId="45B53BEE" w14:textId="26B25F0A" w:rsidR="00317DC1" w:rsidRDefault="00317DC1" w:rsidP="00317DC1">
      <w:r>
        <w:t xml:space="preserve">The uncertainty of the calculated quantities is propagated </w:t>
      </w:r>
      <w:del w:id="90214" w:author="Claude" w:date="2026-10-23T08:00:00Z">
        <w:r>
          <w:delText xml:space="preserve">through</w:delText>
        </w:r>
      </w:del>
      <w:ins w:id="90215" w:author="Claude" w:date="2026-10-23T08:00:00Z">
        <w:r>
          <w:rPr>
            <w:highlight w:val="yellow"/>
          </w:rPr>
          <w:t xml:space="preserve">from</w:t>
        </w:r>
      </w:ins>
      <w:r>
        <w:t xml:space="preserve"> each measurement, based on the </w:t>
      </w:r>
      <w:del w:id="90216" w:author="Claude" w:date="2026-10-23T08:00:00Z">
        <w:r>
          <w:delText xml:space="preserve">instruments' specification, and</w:delText>
        </w:r>
      </w:del>
      <w:ins w:id="90217" w:author="Claude" w:date="2026-10-23T08:00:00Z">
        <w:r>
          <w:rPr>
            <w:highlight w:val="yellow"/>
          </w:rPr>
          <w:t xml:space="preserve">instrument specifications, through each</w:t>
        </w:r>
      </w:ins>
      <w:r>
        <w:t xml:space="preserve"> calculation step. </w:t>
      </w:r>
      <w:del w:id="90218" w:author="Claude" w:date="2026-10-23T08:00:00Z">
        <w:r>
          <w:delText xml:space="preserve">Since all the</w:delText>
        </w:r>
      </w:del>
      <w:ins w:id="90219" w:author="Claude" w:date="2026-10-23T08:00:00Z">
        <w:r>
          <w:rPr>
            <w:highlight w:val="yellow"/>
          </w:rPr>
          <w:t xml:space="preserve">Because the whole</w:t>
        </w:r>
      </w:ins>
      <w:r>
        <w:t xml:space="preserve"> framework is implemented </w:t>
      </w:r>
      <w:del w:id="90220" w:author="Claude" w:date="2026-10-23T08:00:00Z">
        <w:r>
          <w:delText xml:space="preserve">over a computer script</w:delText>
        </w:r>
      </w:del>
      <w:ins w:id="90221" w:author="Claude" w:date="2026-10-23T08:00:00Z">
        <w:r>
          <w:rPr>
            <w:highlight w:val="yellow"/>
          </w:rPr>
          <w:t xml:space="preserve">in scripts</w:t>
        </w:r>
      </w:ins>
      <w:r>
        <w:t xml:space="preserve"> (see section 3.5)</w:t>
      </w:r>
      <w:del w:id="90222" w:author="Claude" w:date="2026-10-23T08:00:00Z">
        <w:r>
          <w:delText xml:space="preserve"> it is advantageous to utilize a</w:delText>
        </w:r>
      </w:del>
      <w:ins w:id="90223" w:author="Claude" w:date="2026-10-23T08:00:00Z">
        <w:r>
          <w:rPr>
            <w:highlight w:val="yellow"/>
          </w:rPr>
          <w:t xml:space="preserve">, uncertainty is propagated by</w:t>
        </w:r>
      </w:ins>
      <w:r>
        <w:t xml:space="preserve"> Monte Carlo simulation {Possolo, 2024 #7023} </w:t>
      </w:r>
      <w:del w:id="90224" w:author="Claude" w:date="2026-10-23T08:00:00Z">
        <w:r>
          <w:delText xml:space="preserve">for uncertainty propagation and estimate it across</w:delText>
        </w:r>
      </w:del>
      <w:ins w:id="90225" w:author="Claude" w:date="2026-10-23T08:00:00Z">
        <w:r>
          <w:rPr>
            <w:highlight w:val="yellow"/>
          </w:rPr>
          <w:t xml:space="preserve">over</w:t>
        </w:r>
      </w:ins>
      <w:r>
        <w:t xml:space="preserve"> many "realizations". One realization perturbs every measured input by a random draw</w:t>
      </w:r>
      <w:del w:id="90226" w:author="Claude" w:date="2026-10-23T08:00:00Z">
        <w:r>
          <w:delText xml:space="preserve"> (i.e. Monte-Carlo random selection)</w:delText>
        </w:r>
      </w:del>
      <w:r>
        <w:t xml:space="preserve"> from its specified error and repeats the entire reduction on the perturbed record; after testing various counts, four thousand realizations give a representative and count-independent ensemble for each derived quantity, whose spread is the reported uncertainty. Because each physical error is drawn once and applied wherever it acts, correlations between derived quantities are carried by the ensemble. Three kinds of uncertainty are propagated and reported separately</w:t>
      </w:r>
      <w:del w:id="90227" w:author="Claude" w:date="2026-10-23T08:00:00Z">
        <w:r>
          <w:delText xml:space="preserve"> : i) Instrument error, </w:delText>
        </w:r>
      </w:del>
      <w:ins w:id="90228" w:author="Claude" w:date="2026-10-23T08:00:00Z">
        <w:r>
          <w:rPr>
            <w:highlight w:val="yellow"/>
          </w:rPr>
          <w:t xml:space="preserve">: (i) instrument error, (</w:t>
        </w:r>
      </w:ins>
      <w:r>
        <w:t xml:space="preserve">ii) systematic bias, and </w:t>
      </w:r>
      <w:ins w:id="90229" w:author="Claude" w:date="2026-10-23T08:00:00Z">
        <w:r>
          <w:rPr>
            <w:highlight w:val="yellow"/>
          </w:rPr>
          <w:t xml:space="preserve">(</w:t>
        </w:r>
      </w:ins>
      <w:r>
        <w:t xml:space="preserve">iii) estimator choice</w:t>
      </w:r>
      <w:ins w:id="90230" w:author="Claude" w:date="2026-10-23T08:00:00Z">
        <w:r>
          <w:rPr>
            <w:highlight w:val="yellow"/>
          </w:rPr>
          <w:t xml:space="preserve">.</w:t>
        </w:r>
      </w:ins>
      <w:r>
        <w:t xml:space="preserve"> </w:t>
      </w:r>
    </w:p>
    <w:p w14:paraId="54C8E30A" w14:textId="77777777" w:rsidR="00317DC1" w:rsidRDefault="00317DC1" w:rsidP="00317DC1"/>
    <w:p w14:paraId="39BADEB5" w14:textId="13773FE2" w:rsidR="00317DC1" w:rsidRDefault="00317DC1" w:rsidP="008A2274">
      <w:pPr>
        <w:pStyle w:val="Heading2"/>
        <w:numPr>
          <w:ilvl w:val="0"/>
          <w:numId w:val="0"/>
        </w:numPr>
        <w:ind w:left="578" w:hanging="578"/>
      </w:pPr>
      <w:r>
        <w:t>Instrument (random and calibration) error</w:t>
      </w:r>
    </w:p>
    <w:p w14:paraId="50FEAB0E" w14:textId="77777777" w:rsidR="00317DC1" w:rsidRDefault="00317DC1" w:rsidP="00317DC1"/>
    <w:p w14:paraId="54F5281A" w14:textId="439FA0E2" w:rsidR="00317DC1" w:rsidRDefault="00317DC1" w:rsidP="00317DC1">
      <w:r>
        <w:t xml:space="preserve">For the thermocouples, the IEC 60584 class 1 type N and K tolerance </w:t>
      </w:r>
      <w:del w:id="90231" w:author="Claude" w:date="2026-10-23T08:00:00Z">
        <w:r>
          <w:delText xml:space="preserve">— </w:delText>
        </w:r>
      </w:del>
      <w:ins w:id="90232" w:author="Claude" w:date="2026-10-23T08:00:00Z">
        <w:r>
          <w:rPr>
            <w:highlight w:val="yellow"/>
          </w:rPr>
          <w:t xml:space="preserve">(</w:t>
        </w:r>
      </w:ins>
      <w:r>
        <w:t xml:space="preserve">the greater of 1.5 K and 0.004|t|</w:t>
      </w:r>
      <w:del w:id="90233" w:author="Claude" w:date="2026-10-23T08:00:00Z">
        <w:r>
          <w:delText xml:space="preserve"> —</w:delText>
        </w:r>
      </w:del>
      <w:ins w:id="90234" w:author="Claude" w:date="2026-10-23T08:00:00Z">
        <w:r>
          <w:rPr>
            <w:highlight w:val="yellow"/>
          </w:rPr>
          <w:t xml:space="preserve">)</w:t>
        </w:r>
      </w:ins>
      <w:r>
        <w:t xml:space="preserve"> is a maximum permissible error, so it is read as a 95% coverage bound and is halved to a 1σ systematic term, drawn once per sensor per realization and shared across runs, with an independent 0.5 K drift term per run; viscosity and conductivity carry 2% and 1% perturbations. </w:t>
      </w:r>
    </w:p>
    <w:p w14:paraId="07F8718D" w14:textId="77777777" w:rsidR="00CF36B3" w:rsidRDefault="00CF36B3" w:rsidP="00317DC1"/>
    <w:p w14:paraId="5C105C7D" w14:textId="06B7C72C" w:rsidR="00317DC1" w:rsidRDefault="00317DC1" w:rsidP="00317DC1">
      <w:r>
        <w:t xml:space="preserve">The metered flow sums four controllers carrying roughly 25, 33, 28 and 14% of the total, and their error </w:t>
      </w:r>
      <w:del w:id="90235" w:author="Claude" w:date="2026-10-23T08:00:00Z">
        <w:r>
          <w:delText xml:space="preserve">is two-term</w:delText>
        </w:r>
      </w:del>
      <w:ins w:id="90236" w:author="Claude" w:date="2026-10-23T08:00:00Z">
        <w:r>
          <w:rPr>
            <w:highlight w:val="yellow"/>
          </w:rPr>
          <w:t xml:space="preserve">has two terms</w:t>
        </w:r>
      </w:ins>
      <w:r>
        <w:t xml:space="preserve"> because the two available </w:t>
      </w:r>
      <w:del w:id="90237" w:author="Claude" w:date="2026-10-23T08:00:00Z">
        <w:r>
          <w:delText xml:space="preserve">pieces</w:delText>
        </w:r>
      </w:del>
      <w:ins w:id="90238" w:author="Claude" w:date="2026-10-23T08:00:00Z">
        <w:r>
          <w:rPr>
            <w:highlight w:val="yellow"/>
          </w:rPr>
          <w:t xml:space="preserve">sources</w:t>
        </w:r>
      </w:ins>
      <w:r>
        <w:t xml:space="preserve"> of information constrain different </w:t>
      </w:r>
      <w:del w:id="90239" w:author="Claude" w:date="2026-10-23T08:00:00Z">
        <w:r>
          <w:delText xml:space="preserve">things</w:delText>
        </w:r>
      </w:del>
      <w:ins w:id="90240" w:author="Claude" w:date="2026-10-23T08:00:00Z">
        <w:r>
          <w:rPr>
            <w:highlight w:val="yellow"/>
          </w:rPr>
          <w:t xml:space="preserve">quantities</w:t>
        </w:r>
      </w:ins>
      <w:r>
        <w:t xml:space="preserve">: the manufacturer specification is ±1.0% of full scale with ±0.5% full-scale repeatability, an additive bound in absolute flow, while the in-house bubble-flowmeter calibration constrains the slope of each unit's characteristic and so contributes a term proportional to reading. Each unit's </w:t>
      </w:r>
      <w:del w:id="90241" w:author="Claude" w:date="2026-10-23T08:00:00Z">
        <w:r>
          <w:delText xml:space="preserve">deviation therefore is</w:delText>
        </w:r>
      </w:del>
      <w:ins w:id="90242" w:author="Claude" w:date="2026-10-23T08:00:00Z">
        <w:r>
          <w:rPr>
            <w:highlight w:val="yellow"/>
          </w:rPr>
          <w:t xml:space="preserve">standard deviation is therefore</w:t>
        </w:r>
      </w:ins>
      <w:r>
        <w:t xml:space="preserve"> </w:t>
      </w:r>
      <m:oMath>
        <m:r>
          <w:rPr>
            <w:rFonts w:ascii="Cambria Math" w:hAnsi="Cambria Math"/>
          </w:rPr>
          <m:t>σ=</m:t>
        </m:r>
        <m:sSup>
          <m:sSupPr>
            <m:ctrlPr>
              <w:rPr>
                <w:rFonts w:ascii="Cambria Math" w:hAnsi="Cambria Math"/>
              </w:rPr>
            </m:ctrlPr>
          </m:sSupPr>
          <m:e>
            <m:d>
              <m:dPr>
                <m:begChr m:val="["/>
                <m:endChr m:val="]"/>
                <m:ctrlPr>
                  <w:rPr>
                    <w:rFonts w:ascii="Cambria Math" w:hAnsi="Cambria Math"/>
                  </w:rPr>
                </m:ctrlPr>
              </m:dPr>
              <m:e>
                <m:d>
                  <m:dPr>
                    <m:ctrlPr>
                      <w:rPr>
                        <w:rFonts w:ascii="Cambria Math" w:hAnsi="Cambria Math"/>
                      </w:rPr>
                    </m:ctrlPr>
                  </m:dPr>
                  <m:e>
                    <m:r>
                      <w:rPr>
                        <w:rFonts w:ascii="Cambria Math" w:hAnsi="Cambria Math"/>
                      </w:rPr>
                      <m:t>0.0025F</m:t>
                    </m:r>
                  </m:e>
                </m:d>
                <m:r>
                  <w:rPr>
                    <w:rFonts w:ascii="Cambria Math" w:hAnsi="Cambria Math"/>
                  </w:rPr>
                  <m:t>²+</m:t>
                </m:r>
                <m:d>
                  <m:dPr>
                    <m:ctrlPr>
                      <w:rPr>
                        <w:rFonts w:ascii="Cambria Math" w:hAnsi="Cambria Math"/>
                      </w:rPr>
                    </m:ctrlPr>
                  </m:dPr>
                  <m:e>
                    <m:r>
                      <w:rPr>
                        <w:rFonts w:ascii="Cambria Math" w:hAnsi="Cambria Math"/>
                      </w:rPr>
                      <m:t>0.025</m:t>
                    </m:r>
                    <m:sSub>
                      <m:sSubPr>
                        <m:ctrlPr>
                          <w:rPr>
                            <w:rFonts w:ascii="Cambria Math" w:hAnsi="Cambria Math"/>
                          </w:rPr>
                        </m:ctrlPr>
                      </m:sSubPr>
                      <m:e>
                        <m:r>
                          <w:rPr>
                            <w:rFonts w:ascii="Cambria Math" w:hAnsi="Cambria Math"/>
                          </w:rPr>
                          <m:t>q</m:t>
                        </m:r>
                      </m:e>
                      <m:sub>
                        <m:r>
                          <w:rPr>
                            <w:rFonts w:ascii="Cambria Math" w:hAnsi="Cambria Math"/>
                          </w:rPr>
                          <m:t>u</m:t>
                        </m:r>
                      </m:sub>
                    </m:sSub>
                  </m:e>
                </m:d>
                <m:r>
                  <w:rPr>
                    <w:rFonts w:ascii="Cambria Math" w:hAnsi="Cambria Math"/>
                  </w:rPr>
                  <m:t>²</m:t>
                </m:r>
              </m:e>
            </m:d>
          </m:e>
          <m:sup>
            <m:r>
              <w:rPr>
                <w:rFonts w:ascii="Cambria Math" w:hAnsi="Cambria Math"/>
              </w:rPr>
              <m:t>1/2</m:t>
            </m:r>
          </m:sup>
        </m:sSup>
      </m:oMath>
      <w:r>
        <w:t>, drawn once per unit per realization and combined with each record's own measured shares. F is the unit's air-equivalent full scale, the nominal 5 sL min</w:t>
      </w:r>
      <w:r>
        <w:rPr>
          <w:rFonts w:ascii="Cambria Math" w:hAnsi="Cambria Math" w:cs="Cambria Math"/>
        </w:rPr>
        <w:t>⁻</w:t>
      </w:r>
      <w:r>
        <w:rPr>
          <w:rFonts w:ascii="Aptos" w:hAnsi="Aptos" w:cs="Aptos"/>
        </w:rPr>
        <w:t>¹</w:t>
      </w:r>
      <w:r>
        <w:t xml:space="preserve"> scaled by its gas-conversion factor; instead of using the four individual factors we assign every unit the widest, F = 5.72 sL min</w:t>
      </w:r>
      <w:r>
        <w:rPr>
          <w:rFonts w:ascii="Cambria Math" w:hAnsi="Cambria Math" w:cs="Cambria Math"/>
        </w:rPr>
        <w:t>⁻</w:t>
      </w:r>
      <w:r>
        <w:rPr>
          <w:rFonts w:ascii="Aptos" w:hAnsi="Aptos" w:cs="Aptos"/>
        </w:rPr>
        <w:t>¹</w:t>
      </w:r>
      <w:r>
        <w:t xml:space="preserve">, which over-states the additive term and is therefore conservative. The two terms (manufacturer specification and bubble-flowmeter calibration) have opposite flow dependence, so the relative uncertainty on the summed flow falls from 2.8% at the lowest campaign </w:t>
      </w:r>
      <w:r>
        <w:t>flow to 2.5% at the highest for fully correlated units, and from 1.4% to 1.3% for independent ones. The two limits agree to within 0.0001 on every exponent and 0.5 J K</w:t>
      </w:r>
      <w:r>
        <w:rPr>
          <w:rFonts w:ascii="Cambria Math" w:hAnsi="Cambria Math" w:cs="Cambria Math"/>
        </w:rPr>
        <w:t>⁻</w:t>
      </w:r>
      <w:r>
        <w:rPr>
          <w:rFonts w:ascii="Aptos" w:hAnsi="Aptos" w:cs="Aptos"/>
        </w:rPr>
        <w:t>¹</w:t>
      </w:r>
      <w:r>
        <w:t xml:space="preserve"> on every capacitance, so which of them is used is immaterial; hereafter the larger is quoted</w:t>
      </w:r>
      <w:del w:id="90243" w:author="Claude" w:date="2026-10-23T08:00:00Z">
        <w:r>
          <w:delText xml:space="preserve"> with</w:delText>
        </w:r>
      </w:del>
      <w:ins w:id="90244" w:author="Claude" w:date="2026-10-23T08:00:00Z">
        <w:r>
          <w:rPr>
            <w:highlight w:val="yellow"/>
          </w:rPr>
          <w:t xml:space="preserve">, treating</w:t>
        </w:r>
      </w:ins>
      <w:r>
        <w:t xml:space="preserve"> the flow error </w:t>
      </w:r>
      <w:del w:id="90245" w:author="Claude" w:date="2026-10-23T08:00:00Z">
        <w:r>
          <w:delText xml:space="preserve">being</w:delText>
        </w:r>
      </w:del>
      <w:ins w:id="90246" w:author="Claude" w:date="2026-10-23T08:00:00Z">
        <w:r>
          <w:rPr>
            <w:highlight w:val="yellow"/>
          </w:rPr>
          <w:t xml:space="preserve">as</w:t>
        </w:r>
      </w:ins>
      <w:r>
        <w:t xml:space="preserve"> predominantly systematic.</w:t>
      </w:r>
    </w:p>
    <w:p w14:paraId="3CC38FAB" w14:textId="77777777" w:rsidR="00C030FD" w:rsidRDefault="00C030FD" w:rsidP="00317DC1"/>
    <w:p w14:paraId="7AB90897" w14:textId="77777777" w:rsidR="00317DC1" w:rsidRDefault="00317DC1" w:rsidP="00317DC1">
      <w:r>
        <w:t xml:space="preserve">All fitted-slope quantities are accompanied by the regression standard error. For the pooled correlation and the transfer-unit count of section 4.2 that standard error exceeds the instrumental term by an order of magnitude and </w:t>
      </w:r>
      <w:del w:id="90247" w:author="Claude" w:date="2026-10-23T08:00:00Z">
        <w:r>
          <w:delText xml:space="preserve">therefore this should be</w:delText>
        </w:r>
      </w:del>
      <w:ins w:id="90248" w:author="Claude" w:date="2026-10-23T08:00:00Z">
        <w:r>
          <w:rPr>
            <w:highlight w:val="yellow"/>
          </w:rPr>
          <w:t xml:space="preserve">is therefore</w:t>
        </w:r>
      </w:ins>
      <w:r>
        <w:t xml:space="preserve"> used as the uncertainty; for the better determined grouped correlation it exceeds the instrumental term only 3.4-fold (SM S2 details the propagation).</w:t>
      </w:r>
    </w:p>
    <w:p w14:paraId="278B7940" w14:textId="77777777" w:rsidR="00317DC1" w:rsidRDefault="00317DC1" w:rsidP="00317DC1"/>
    <w:p w14:paraId="2CB75169" w14:textId="5C966A06" w:rsidR="00317DC1" w:rsidRDefault="00317DC1" w:rsidP="008A2274">
      <w:pPr>
        <w:pStyle w:val="Heading2"/>
        <w:numPr>
          <w:ilvl w:val="0"/>
          <w:numId w:val="0"/>
        </w:numPr>
        <w:ind w:left="578" w:hanging="578"/>
      </w:pPr>
      <w:r>
        <w:t>Systematic Bias</w:t>
      </w:r>
    </w:p>
    <w:p w14:paraId="0FBAF5B9" w14:textId="77777777" w:rsidR="00317DC1" w:rsidRDefault="00317DC1" w:rsidP="00317DC1"/>
    <w:p w14:paraId="1271861D" w14:textId="274F01B1" w:rsidR="00317DC1" w:rsidRDefault="00317DC1" w:rsidP="00317DC1">
      <w:r>
        <w:t xml:space="preserve">Systematic bias in the outlet gas thermocouple is propagated </w:t>
      </w:r>
      <w:del w:id="90249" w:author="Claude" w:date="2026-10-23T08:00:00Z">
        <w:r>
          <w:delText xml:space="preserve">with the selected range being</w:delText>
        </w:r>
      </w:del>
      <w:ins w:id="90250" w:author="Claude" w:date="2026-10-23T08:00:00Z">
        <w:r>
          <w:rPr>
            <w:highlight w:val="yellow"/>
          </w:rPr>
          <w:t xml:space="preserve">over a range</w:t>
        </w:r>
      </w:ins>
      <w:r>
        <w:t xml:space="preserve"> much larger than the calibration error. T3, in the exit plenum, sits at a convective–radiative equilibrium between gas and hardware and reads neither bulk gas nor wall temperature; the bias is potentially of order tens of kelvin and </w:t>
      </w:r>
      <w:del w:id="90251" w:author="Claude" w:date="2026-10-23T08:00:00Z">
        <w:r>
          <w:delText xml:space="preserve">uncharacterized —</w:delText>
        </w:r>
      </w:del>
      <w:ins w:id="90252" w:author="Claude" w:date="2026-10-23T08:00:00Z">
        <w:r>
          <w:rPr>
            <w:highlight w:val="yellow"/>
          </w:rPr>
          <w:t xml:space="preserve">is uncharacterized. Outlet temperature measurement has been identified as</w:t>
        </w:r>
      </w:ins>
      <w:r>
        <w:t xml:space="preserve"> a principal source of the model–experiment gap in this field {Capuano, 2016 #6984}, </w:t>
      </w:r>
      <w:ins w:id="90253" w:author="Claude" w:date="2026-10-23T08:00:00Z">
        <w:r>
          <w:rPr>
            <w:highlight w:val="yellow"/>
          </w:rPr>
          <w:t xml:space="preserve">and radiative bias has been </w:t>
        </w:r>
      </w:ins>
      <w:r>
        <w:t xml:space="preserve">demonstrated for thermocouples in monolith channels</w:t>
      </w:r>
      <w:del w:id="90254" w:author="Claude" w:date="2026-10-23T08:00:00Z">
        <w:r>
          <w:delText xml:space="preserve"> specifically</w:delText>
        </w:r>
      </w:del>
      <w:r>
        <w:t xml:space="preserve"> {Hayes, 2021 #6991}. T3 enters ε, NTU, </w:t>
      </w:r>
      <m:oMath>
        <m:sSub>
          <m:sSubPr>
            <m:ctrlPr>
              <w:rPr>
                <w:rFonts w:ascii="Cambria Math" w:hAnsi="Cambria Math"/>
              </w:rPr>
            </m:ctrlPr>
          </m:sSubPr>
          <m:e>
            <m:r>
              <w:rPr>
                <w:rFonts w:ascii="Cambria Math" w:hAnsi="Cambria Math"/>
              </w:rPr>
              <m:t>h</m:t>
            </m:r>
          </m:e>
          <m:sub>
            <m:r>
              <w:rPr>
                <w:rFonts w:ascii="Cambria Math" w:hAnsi="Cambria Math"/>
              </w:rPr>
              <m:t>app</m:t>
            </m:r>
          </m:sub>
        </m:sSub>
      </m:oMath>
      <w:r>
        <w:t xml:space="preserve">, Nu, </w:t>
      </w:r>
      <w:r>
        <w:rPr>
          <w:rFonts w:ascii="Aptos" w:hAnsi="Aptos" w:cs="Aptos"/>
        </w:rPr>
        <w:t>ε</w:t>
      </w:r>
      <w:r>
        <w:t xml:space="preserve">* and </w:t>
      </w:r>
      <w:r>
        <w:rPr>
          <w:rFonts w:ascii="Aptos" w:hAnsi="Aptos" w:cs="Aptos"/>
        </w:rPr>
        <w:t>η</w:t>
      </w:r>
      <w:r>
        <w:t xml:space="preserve"> directly. It reaches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 xml:space="preserve"> only through the effectiveness, which forms the abscissa </w:t>
      </w:r>
      <m:oMath>
        <m:r>
          <w:rPr>
            <w:rFonts w:ascii="Cambria Math" w:hAnsi="Cambria Math"/>
          </w:rPr>
          <m:t>x=εm˙</m:t>
        </m:r>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of the eigenvalue regression. Each</w:t>
      </w:r>
      <w:ins w:id="90255" w:author="Claude" w:date="2026-10-23T08:00:00Z">
        <w:r>
          <w:rPr>
            <w:highlight w:val="yellow"/>
          </w:rPr>
          <w:t xml:space="preserve"> of these</w:t>
        </w:r>
      </w:ins>
      <w:r>
        <w:t xml:space="preserve"> therefore carries a </w:t>
      </w:r>
      <w:r>
        <w:rPr>
          <w:rFonts w:ascii="Aptos" w:hAnsi="Aptos" w:cs="Aptos"/>
        </w:rPr>
        <w:t>δ</w:t>
      </w:r>
      <w:r>
        <w:t xml:space="preserve">T3 = </w:t>
      </w:r>
      <w:r>
        <w:rPr>
          <w:rFonts w:ascii="Aptos" w:hAnsi="Aptos" w:cs="Aptos"/>
        </w:rPr>
        <w:t>±</w:t>
      </w:r>
      <w:r>
        <w:t>25 K band alongside its Monte Carlo interval, evaluated on the transient identification as well as on the steady groups. Section 4.4 evaluates it and finds the identified capacitance to be the quantity least sensitive to the outlet-thermocouple systematic. Its impact is further discussed in section 5.2.</w:t>
      </w:r>
    </w:p>
    <w:p w14:paraId="2832BA16" w14:textId="77777777" w:rsidR="00317DC1" w:rsidRDefault="00317DC1" w:rsidP="00317DC1"/>
    <w:p w14:paraId="3D19B6A2" w14:textId="6BDA560A" w:rsidR="00317DC1" w:rsidRDefault="00317DC1" w:rsidP="008A2274">
      <w:pPr>
        <w:pStyle w:val="Heading2"/>
        <w:numPr>
          <w:ilvl w:val="0"/>
          <w:numId w:val="0"/>
        </w:numPr>
        <w:ind w:left="578" w:hanging="578"/>
      </w:pPr>
      <w:r>
        <w:t>Estimator choice</w:t>
      </w:r>
    </w:p>
    <w:p w14:paraId="1E803A1F" w14:textId="77777777" w:rsidR="00317DC1" w:rsidRDefault="00317DC1" w:rsidP="00317DC1"/>
    <w:p w14:paraId="384285DD" w14:textId="5194696B" w:rsidR="00317DC1" w:rsidRDefault="00317DC1" w:rsidP="00317DC1">
      <w:r>
        <w:t xml:space="preserve">Where more than one reduction </w:t>
      </w:r>
      <w:del w:id="90256" w:author="Claude" w:date="2026-10-23T08:00:00Z">
        <w:r>
          <w:delText xml:space="preserve">paths (referred as estimator choice) exists</w:delText>
        </w:r>
      </w:del>
      <w:ins w:id="90257" w:author="Claude" w:date="2026-10-23T08:00:00Z">
        <w:r>
          <w:rPr>
            <w:highlight w:val="yellow"/>
          </w:rPr>
          <w:t xml:space="preserve">path exists (estimator choice)</w:t>
        </w:r>
      </w:ins>
      <w:r>
        <w:t xml:space="preserve">, as for the inversion threshold ε*, </w:t>
      </w:r>
      <w:del w:id="90258" w:author="Claude" w:date="2026-10-23T08:00:00Z">
        <w:r>
          <w:delText xml:space="preserve">their individual uncertainty propagation is estimated</w:delText>
        </w:r>
      </w:del>
      <w:ins w:id="90259" w:author="Claude" w:date="2026-10-23T08:00:00Z">
        <w:r>
          <w:rPr>
            <w:highlight w:val="yellow"/>
          </w:rPr>
          <w:t xml:space="preserve">each is propagated separately</w:t>
        </w:r>
      </w:ins>
      <w:r>
        <w:t xml:space="preserve">. Specifically, section 4.1 reports ε* as estimated both by interpolation between bracketing runs and by global linear regression, </w:t>
      </w:r>
      <w:del w:id="90260" w:author="Claude" w:date="2026-10-23T08:00:00Z">
        <w:r>
          <w:delText xml:space="preserve">considering this</w:delText>
        </w:r>
      </w:del>
      <w:ins w:id="90261" w:author="Claude" w:date="2026-10-23T08:00:00Z">
        <w:r>
          <w:rPr>
            <w:highlight w:val="yellow"/>
          </w:rPr>
          <w:t xml:space="preserve">and treats the difference as</w:t>
        </w:r>
      </w:ins>
      <w:r>
        <w:t xml:space="preserve"> a systematic </w:t>
      </w:r>
      <w:del w:id="90262" w:author="Claude" w:date="2026-10-23T08:00:00Z">
        <w:r>
          <w:delText xml:space="preserve">difference potentially affecting the analysis conclusions</w:delText>
        </w:r>
      </w:del>
      <w:ins w:id="90263" w:author="Claude" w:date="2026-10-23T08:00:00Z">
        <w:r>
          <w:rPr>
            <w:highlight w:val="yellow"/>
          </w:rPr>
          <w:t xml:space="preserve">uncertainty</w:t>
        </w:r>
      </w:ins>
      <w:r>
        <w:t xml:space="preserve">.</w:t>
      </w:r>
    </w:p>
    <w:p w14:paraId="6B163784" w14:textId="77777777" w:rsidR="00317DC1" w:rsidRDefault="00317DC1" w:rsidP="00317DC1"/>
    <w:p w14:paraId="4E5CA0B0" w14:textId="5DA95E1E" w:rsidR="00317DC1" w:rsidRDefault="00317DC1" w:rsidP="008A2274">
      <w:pPr>
        <w:pStyle w:val="Heading2"/>
      </w:pPr>
      <w:r>
        <w:t>Implementation</w:t>
      </w:r>
    </w:p>
    <w:p w14:paraId="528D62C4" w14:textId="77777777" w:rsidR="00317DC1" w:rsidRDefault="00317DC1" w:rsidP="00317DC1"/>
    <w:p w14:paraId="1512E973" w14:textId="21D7A3D2" w:rsidR="00317DC1" w:rsidRDefault="00317DC1" w:rsidP="00317DC1">
      <w:r>
        <w:t xml:space="preserve">The reduction and figure generation are implemented as two Julia 1.12.6 scripts (</w:t>
      </w:r>
      <w:del w:id="90264" w:author="Claude" w:date="2026-10-23T08:00:00Z">
        <w:r>
          <w:delText xml:space="preserve">available, for details check</w:delText>
        </w:r>
      </w:del>
      <w:ins w:id="90265" w:author="Claude" w:date="2026-10-23T08:00:00Z">
        <w:r>
          <w:rPr>
            <w:highlight w:val="yellow"/>
          </w:rPr>
          <w:t xml:space="preserve">see</w:t>
        </w:r>
      </w:ins>
      <w:r>
        <w:t xml:space="preserve"> Data Availability and Reproducibility)</w:t>
      </w:r>
      <w:ins w:id="90266" w:author="Claude" w:date="2026-10-23T08:00:00Z">
        <w:r>
          <w:rPr>
            <w:highlight w:val="yellow"/>
          </w:rPr>
          <w:t xml:space="preserve">,</w:t>
        </w:r>
      </w:ins>
      <w:r>
        <w:t xml:space="preserve"> executed in the repository environment</w:t>
      </w:r>
      <w:del w:id="90267" w:author="Claude" w:date="2026-10-23T08:00:00Z">
        <w:r>
          <w:delText xml:space="preserve"> ,</w:delText>
        </w:r>
      </w:del>
      <w:r>
        <w:t xml:space="preserve"> with dependencies fixed by `Project.toml` and `Manifest.toml`. `receiver_reduction.jl` reads the raw logger records and generates all reduced data, regressions, uncertainty estimates, tables and the JSON results archive using CSV 0.10.16 and DataFrames 1.8.2 for data handling, GLM 1.9.5 for linear regression, Roots 3.0.4 for scalar inversions, Optim 2.2.1 with ForwardDiff 1.4.1 for the multi-start conductance-profile fits, Interpolations 0.16.3 and Trapz 2.0.3 for property interpolation and enthalpy integration, and JSON3 1.14.3 for serialization. `make_figures.jl` imports the shared reduction definitions without rerunning the complete reduction, regenerates plotting traces from the </w:t>
      </w:r>
      <w:r>
        <w:t xml:space="preserve">raw records when required, and renders Figures 3–7 using PythonPlot 1.0.6 with Matplotlib 3.9.1. Dry-air properties at 1 atm are evaluated using CoolProp 8.0.0 through the Julia `CoolProp_jll` binary: the Helmholtz equation of state of {Lemmon, 2000 #7027@@author-year} supplies </w:t>
      </w:r>
      <m:oMath>
        <m:sSub>
          <m:sSubPr>
            <m:ctrlPr>
              <w:rPr>
                <w:rFonts w:ascii="Cambria Math" w:hAnsi="Cambria Math"/>
              </w:rPr>
            </m:ctrlPr>
          </m:sSubPr>
          <m:e>
            <m:r>
              <w:rPr>
                <w:rFonts w:ascii="Cambria Math" w:hAnsi="Cambria Math"/>
              </w:rPr>
              <m:t>c</m:t>
            </m:r>
          </m:e>
          <m:sub>
            <m:r>
              <w:rPr>
                <w:rFonts w:ascii="Cambria Math" w:hAnsi="Cambria Math"/>
              </w:rPr>
              <m:t>p</m:t>
            </m:r>
          </m:sub>
        </m:sSub>
      </m:oMath>
      <w:r>
        <w:rPr>
          <w:rFonts w:eastAsiaTheme="minorEastAsia"/>
        </w:rPr>
        <w:t xml:space="preserve"> </w:t>
      </w:r>
      <w:r>
        <w:t xml:space="preserve">while the {Lemmon, 2004 #7026@@author-year} correlations supply viscosity and thermal conductivity, consistent with the formulations used by REFPROP. Because `PropsSI` is a scalar call whereas the two 4000-realization Monte Carlo cases evaluate these properties several million times, CoolProp is queried once when the script is loaded on a 1 K grid spanning 200–1600 K, after which the call sites use linear interpolation. The interpolation error remains below 10</w:t>
      </w:r>
      <w:r>
        <w:rPr>
          <w:vertAlign w:val="superscript"/>
        </w:rPr>
        <w:t>-6</w:t>
      </w:r>
      <w:r>
        <w:t xml:space="preserve"> relative over 250–1500 K, and the grid brackets the campaign range of approximately 294–1200 K, so no experimental evaluation requires extrapolation. The Monte Carlo propagation and multi-start optimizer use fixed random seeds; consequently, rerunning the scripts with the archived Julia environment reproduces the outputs, apart from possible last-digit differences between numerical-library builds.</w:t>
      </w:r>
    </w:p>
    <w:p w14:paraId="3FDE0CD2" w14:textId="51F0A87E" w:rsidR="00317DC1" w:rsidRDefault="00317DC1" w:rsidP="008A2274">
      <w:pPr>
        <w:pStyle w:val="Heading1"/>
      </w:pPr>
      <w:r>
        <w:t>Results</w:t>
      </w:r>
    </w:p>
    <w:p w14:paraId="449E9F71" w14:textId="77777777" w:rsidR="00317DC1" w:rsidRDefault="00317DC1" w:rsidP="00317DC1"/>
    <w:p w14:paraId="14579303" w14:textId="1A87A7FF" w:rsidR="00317DC1" w:rsidRDefault="00317DC1" w:rsidP="00317DC1">
      <w:r>
        <w:t xml:space="preserve">The reduced quantities for every run, referred to throughout this section, are given in </w:t>
      </w:r>
      <w:r>
        <w:fldChar w:fldCharType="begin"/>
      </w:r>
      <w:r>
        <w:instrText xml:space="preserve"> REF _Ref242578340 \h </w:instrText>
      </w:r>
      <w:r>
        <w:fldChar w:fldCharType="separate"/>
      </w:r>
      <w:r>
        <w:rPr>
          <w:b/>
          <w:bCs/>
        </w:rPr>
        <w:t xml:space="preserve">Table </w:t>
      </w:r>
      <w:r>
        <w:rPr>
          <w:b/>
          <w:bCs/>
          <w:noProof/>
        </w:rPr>
        <w:t>2</w:t>
      </w:r>
      <w:r>
        <w:fldChar w:fldCharType="end"/>
      </w:r>
      <w:r>
        <w:t xml:space="preserve">; the measured conditions they derive from are in </w:t>
      </w:r>
      <w:r>
        <w:fldChar w:fldCharType="begin"/>
      </w:r>
      <w:r>
        <w:instrText xml:space="preserve"> REF _Ref242578321 \h </w:instrText>
      </w:r>
      <w:r>
        <w:fldChar w:fldCharType="separate"/>
      </w:r>
      <w:r>
        <w:rPr>
          <w:b/>
          <w:bCs/>
        </w:rPr>
        <w:t xml:space="preserve">Table </w:t>
      </w:r>
      <w:r>
        <w:rPr>
          <w:b/>
          <w:bCs/>
          <w:noProof/>
        </w:rPr>
        <w:t>1</w:t>
      </w:r>
      <w:r>
        <w:fldChar w:fldCharType="end"/>
      </w:r>
      <w:r>
        <w:t>.</w:t>
      </w:r>
    </w:p>
    <w:p w14:paraId="30E92787" w14:textId="77777777" w:rsidR="007516BA" w:rsidRDefault="007516BA" w:rsidP="00317DC1"/>
    <w:p w14:paraId="7EAF8F36" w14:textId="6483D532" w:rsidR="00317DC1" w:rsidRDefault="00C030FD" w:rsidP="00C030FD">
      <w:pPr>
        <w:pStyle w:val="Caption"/>
      </w:pPr>
      <w:bookmarkStart w:id="3" w:name="_Ref242578340"/>
      <w:r>
        <w:rPr>
          <w:b/>
          <w:bCs/>
        </w:rPr>
        <w:t xml:space="preserve">Table </w:t>
      </w:r>
      <w:r>
        <w:rPr>
          <w:b/>
          <w:bCs/>
        </w:rPr>
        <w:fldChar w:fldCharType="begin"/>
      </w:r>
      <w:r>
        <w:rPr>
          <w:b/>
          <w:bCs/>
        </w:rPr>
        <w:instrText xml:space="preserve"> SEQ Table \* ARABIC </w:instrText>
      </w:r>
      <w:r>
        <w:rPr>
          <w:b/>
          <w:bCs/>
        </w:rPr>
        <w:fldChar w:fldCharType="separate"/>
      </w:r>
      <w:r>
        <w:rPr>
          <w:b/>
          <w:bCs/>
          <w:noProof/>
        </w:rPr>
        <w:t>2</w:t>
      </w:r>
      <w:r>
        <w:rPr>
          <w:b/>
          <w:bCs/>
        </w:rPr>
        <w:fldChar w:fldCharType="end"/>
      </w:r>
      <w:bookmarkEnd w:id="3"/>
      <w:r>
        <w:t xml:space="preserve"> The per-run quantities that follow from the definitions of section 3 (reduction framework). Runs are ordered by irradiance then flow rate, as in </w:t>
      </w:r>
      <w:r>
        <w:fldChar w:fldCharType="begin"/>
      </w:r>
      <w:r>
        <w:instrText xml:space="preserve"> REF _Ref242578321 \h </w:instrText>
      </w:r>
      <w:r>
        <w:fldChar w:fldCharType="separate"/>
      </w:r>
      <w:r>
        <w:rPr>
          <w:b/>
          <w:bCs/>
        </w:rPr>
        <w:t xml:space="preserve">Table </w:t>
      </w:r>
      <w:r>
        <w:rPr>
          <w:b/>
          <w:bCs/>
          <w:noProof/>
        </w:rPr>
        <w:t>1</w:t>
      </w:r>
      <w:r>
        <w:fldChar w:fldCharType="end"/>
      </w:r>
      <w:r>
        <w:t>.</w:t>
      </w:r>
    </w:p>
    <w:tbl>
      <w:tblPr>
        <w:tblStyle w:val="TableGrid"/>
        <w:tblW w:w="0" w:type="auto"/>
        <w:tblLook w:val="04A0" w:firstRow="1" w:lastRow="0" w:firstColumn="1" w:lastColumn="0" w:noHBand="0" w:noVBand="1"/>
      </w:tblPr>
      <w:tblGrid>
        <w:gridCol w:w="612"/>
        <w:gridCol w:w="913"/>
        <w:gridCol w:w="781"/>
        <w:gridCol w:w="1198"/>
        <w:gridCol w:w="1047"/>
        <w:gridCol w:w="835"/>
        <w:gridCol w:w="939"/>
        <w:gridCol w:w="1399"/>
        <w:gridCol w:w="1481"/>
        <w:gridCol w:w="991"/>
      </w:tblGrid>
      <w:tr w:rsidR="008A2274" w:rsidRPr="00C030FD" w14:paraId="21F57C7A" w14:textId="77777777" w:rsidTr="008A2274">
        <w:tc>
          <w:tcPr>
            <w:tcW w:w="525" w:type="dxa"/>
          </w:tcPr>
          <w:p w14:paraId="21A5E698" w14:textId="1B55FBCB" w:rsidR="008A2274" w:rsidRPr="00C030FD" w:rsidRDefault="008A2274" w:rsidP="00A8432D">
            <w:pPr>
              <w:rPr>
                <w:b/>
                <w:bCs/>
                <w:sz w:val="22"/>
                <w:szCs w:val="22"/>
              </w:rPr>
            </w:pPr>
            <w:r>
              <w:rPr>
                <w:b/>
                <w:bCs/>
                <w:sz w:val="22"/>
                <w:szCs w:val="22"/>
              </w:rPr>
              <w:t>Run</w:t>
            </w:r>
          </w:p>
        </w:tc>
        <w:tc>
          <w:tcPr>
            <w:tcW w:w="927" w:type="dxa"/>
          </w:tcPr>
          <w:p w14:paraId="748C29F6" w14:textId="4454D14D" w:rsidR="008A2274" w:rsidRPr="00C030FD" w:rsidRDefault="00C030FD" w:rsidP="00A8432D">
            <w:pPr>
              <w:rPr>
                <w:b/>
                <w:bCs/>
                <w:sz w:val="22"/>
                <w:szCs w:val="22"/>
              </w:rPr>
            </w:pPr>
            <m:oMathPara>
              <m:oMath>
                <m:r>
                  <m:rPr>
                    <m:sty m:val="bi"/>
                  </m:rPr>
                  <w:rPr>
                    <w:rFonts w:ascii="Cambria Math" w:hAnsi="Cambria Math"/>
                    <w:sz w:val="22"/>
                    <w:szCs w:val="22"/>
                  </w:rPr>
                  <m:t>R</m:t>
                </m:r>
                <m:sSub>
                  <m:sSubPr>
                    <m:ctrlPr>
                      <w:rPr>
                        <w:rFonts w:ascii="Cambria Math" w:hAnsi="Cambria Math"/>
                        <w:b/>
                        <w:bCs/>
                        <w:sz w:val="22"/>
                        <w:szCs w:val="22"/>
                      </w:rPr>
                    </m:ctrlPr>
                  </m:sSubPr>
                  <m:e>
                    <m:r>
                      <m:rPr>
                        <m:sty m:val="bi"/>
                      </m:rPr>
                      <w:rPr>
                        <w:rFonts w:ascii="Cambria Math" w:hAnsi="Cambria Math"/>
                        <w:sz w:val="22"/>
                        <w:szCs w:val="22"/>
                      </w:rPr>
                      <m:t>e</m:t>
                    </m:r>
                  </m:e>
                  <m:sub>
                    <m:r>
                      <m:rPr>
                        <m:sty m:val="b"/>
                      </m:rPr>
                      <w:rPr>
                        <w:rFonts w:ascii="Cambria Math" w:hAnsi="Cambria Math"/>
                        <w:sz w:val="22"/>
                        <w:szCs w:val="22"/>
                      </w:rPr>
                      <m:t>nom</m:t>
                    </m:r>
                  </m:sub>
                </m:sSub>
              </m:oMath>
            </m:oMathPara>
          </w:p>
        </w:tc>
        <w:tc>
          <w:tcPr>
            <w:tcW w:w="787" w:type="dxa"/>
          </w:tcPr>
          <w:p w14:paraId="4032ACEA" w14:textId="549A87DC" w:rsidR="008A2274" w:rsidRPr="00C030FD" w:rsidRDefault="00C030FD" w:rsidP="00A8432D">
            <w:pPr>
              <w:rPr>
                <w:b/>
                <w:bCs/>
                <w:sz w:val="22"/>
                <w:szCs w:val="22"/>
              </w:rPr>
            </w:pPr>
            <m:oMathPara>
              <m:oMath>
                <m:r>
                  <m:rPr>
                    <m:sty m:val="bi"/>
                  </m:rPr>
                  <w:rPr>
                    <w:rFonts w:ascii="Cambria Math" w:hAnsi="Cambria Math"/>
                    <w:sz w:val="22"/>
                    <w:szCs w:val="22"/>
                  </w:rPr>
                  <m:t>G</m:t>
                </m:r>
                <m:sSub>
                  <m:sSubPr>
                    <m:ctrlPr>
                      <w:rPr>
                        <w:rFonts w:ascii="Cambria Math" w:hAnsi="Cambria Math"/>
                        <w:b/>
                        <w:bCs/>
                        <w:sz w:val="22"/>
                        <w:szCs w:val="22"/>
                      </w:rPr>
                    </m:ctrlPr>
                  </m:sSubPr>
                  <m:e>
                    <m:r>
                      <m:rPr>
                        <m:sty m:val="bi"/>
                      </m:rPr>
                      <w:rPr>
                        <w:rFonts w:ascii="Cambria Math" w:hAnsi="Cambria Math"/>
                        <w:sz w:val="22"/>
                        <w:szCs w:val="22"/>
                      </w:rPr>
                      <m:t>z</m:t>
                    </m:r>
                  </m:e>
                  <m:sub>
                    <m:r>
                      <m:rPr>
                        <m:sty m:val="bi"/>
                      </m:rPr>
                      <w:rPr>
                        <w:rFonts w:ascii="Cambria Math" w:hAnsi="Cambria Math"/>
                        <w:sz w:val="22"/>
                        <w:szCs w:val="22"/>
                      </w:rPr>
                      <m:t>L</m:t>
                    </m:r>
                  </m:sub>
                </m:sSub>
              </m:oMath>
            </m:oMathPara>
          </w:p>
        </w:tc>
        <w:tc>
          <w:tcPr>
            <w:tcW w:w="1274" w:type="dxa"/>
          </w:tcPr>
          <w:p w14:paraId="7320723C" w14:textId="07B969A4" w:rsidR="008A2274" w:rsidRPr="00C030FD" w:rsidRDefault="00C030FD" w:rsidP="00A8432D">
            <w:pPr>
              <w:rPr>
                <w:b/>
                <w:bCs/>
                <w:sz w:val="22"/>
                <w:szCs w:val="22"/>
              </w:rPr>
            </w:pPr>
            <m:oMathPara>
              <m:oMath>
                <m:r>
                  <m:rPr>
                    <m:sty m:val="bi"/>
                  </m:rPr>
                  <w:rPr>
                    <w:rFonts w:ascii="Cambria Math" w:hAnsi="Cambria Math"/>
                    <w:sz w:val="22"/>
                    <w:szCs w:val="22"/>
                  </w:rPr>
                  <m:t>ε</m:t>
                </m:r>
              </m:oMath>
            </m:oMathPara>
          </w:p>
        </w:tc>
        <w:tc>
          <w:tcPr>
            <w:tcW w:w="1059" w:type="dxa"/>
          </w:tcPr>
          <w:p w14:paraId="3ECB50D9" w14:textId="1C902AED" w:rsidR="008A2274" w:rsidRPr="00C030FD" w:rsidRDefault="00C030FD" w:rsidP="00A8432D">
            <w:pPr>
              <w:rPr>
                <w:b/>
                <w:bCs/>
                <w:sz w:val="22"/>
                <w:szCs w:val="22"/>
              </w:rPr>
            </w:pPr>
            <m:oMathPara>
              <m:oMath>
                <m:r>
                  <m:rPr>
                    <m:sty m:val="bi"/>
                  </m:rPr>
                  <w:rPr>
                    <w:rFonts w:ascii="Cambria Math" w:hAnsi="Cambria Math"/>
                    <w:sz w:val="22"/>
                    <w:szCs w:val="22"/>
                  </w:rPr>
                  <m:t>NT</m:t>
                </m:r>
                <m:sSub>
                  <m:sSubPr>
                    <m:ctrlPr>
                      <w:rPr>
                        <w:rFonts w:ascii="Cambria Math" w:hAnsi="Cambria Math"/>
                        <w:b/>
                        <w:bCs/>
                        <w:sz w:val="22"/>
                        <w:szCs w:val="22"/>
                      </w:rPr>
                    </m:ctrlPr>
                  </m:sSubPr>
                  <m:e>
                    <m:r>
                      <m:rPr>
                        <m:sty m:val="bi"/>
                      </m:rPr>
                      <w:rPr>
                        <w:rFonts w:ascii="Cambria Math" w:hAnsi="Cambria Math"/>
                        <w:sz w:val="22"/>
                        <w:szCs w:val="22"/>
                      </w:rPr>
                      <m:t>U</m:t>
                    </m:r>
                  </m:e>
                  <m:sub>
                    <m:r>
                      <m:rPr>
                        <m:sty m:val="b"/>
                      </m:rPr>
                      <w:rPr>
                        <w:rFonts w:ascii="Cambria Math" w:hAnsi="Cambria Math"/>
                        <w:sz w:val="22"/>
                        <w:szCs w:val="22"/>
                      </w:rPr>
                      <m:t>app</m:t>
                    </m:r>
                  </m:sub>
                </m:sSub>
              </m:oMath>
            </m:oMathPara>
          </w:p>
        </w:tc>
        <w:tc>
          <w:tcPr>
            <w:tcW w:w="850" w:type="dxa"/>
          </w:tcPr>
          <w:p w14:paraId="18E961C9" w14:textId="3D2CAA8D"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N</m:t>
                    </m:r>
                  </m:e>
                  <m:sub>
                    <m:r>
                      <m:rPr>
                        <m:sty m:val="b"/>
                      </m:rPr>
                      <w:rPr>
                        <w:rFonts w:ascii="Cambria Math" w:hAnsi="Cambria Math"/>
                        <w:sz w:val="22"/>
                        <w:szCs w:val="22"/>
                      </w:rPr>
                      <m:t>prof</m:t>
                    </m:r>
                  </m:sub>
                </m:sSub>
              </m:oMath>
            </m:oMathPara>
          </w:p>
        </w:tc>
        <w:tc>
          <w:tcPr>
            <w:tcW w:w="951" w:type="dxa"/>
          </w:tcPr>
          <w:p w14:paraId="4C592466" w14:textId="3E0A74F1" w:rsidR="008A2274" w:rsidRPr="00C030FD" w:rsidRDefault="00C030FD" w:rsidP="00A8432D">
            <w:pPr>
              <w:rPr>
                <w:b/>
                <w:bCs/>
                <w:sz w:val="22"/>
                <w:szCs w:val="22"/>
              </w:rPr>
            </w:pPr>
            <m:oMathPara>
              <m:oMath>
                <m:r>
                  <m:rPr>
                    <m:sty m:val="bi"/>
                  </m:rPr>
                  <w:rPr>
                    <w:rFonts w:ascii="Cambria Math" w:hAnsi="Cambria Math"/>
                    <w:sz w:val="22"/>
                    <w:szCs w:val="22"/>
                  </w:rPr>
                  <m:t>N</m:t>
                </m:r>
                <m:sSub>
                  <m:sSubPr>
                    <m:ctrlPr>
                      <w:rPr>
                        <w:rFonts w:ascii="Cambria Math" w:hAnsi="Cambria Math"/>
                        <w:b/>
                        <w:bCs/>
                        <w:sz w:val="22"/>
                        <w:szCs w:val="22"/>
                      </w:rPr>
                    </m:ctrlPr>
                  </m:sSubPr>
                  <m:e>
                    <m:r>
                      <m:rPr>
                        <m:sty m:val="bi"/>
                      </m:rPr>
                      <w:rPr>
                        <w:rFonts w:ascii="Cambria Math" w:hAnsi="Cambria Math"/>
                        <w:sz w:val="22"/>
                        <w:szCs w:val="22"/>
                      </w:rPr>
                      <m:t>u</m:t>
                    </m:r>
                  </m:e>
                  <m:sub>
                    <m:r>
                      <m:rPr>
                        <m:sty m:val="b"/>
                      </m:rPr>
                      <w:rPr>
                        <w:rFonts w:ascii="Cambria Math" w:hAnsi="Cambria Math"/>
                        <w:sz w:val="22"/>
                        <w:szCs w:val="22"/>
                      </w:rPr>
                      <m:t>app</m:t>
                    </m:r>
                  </m:sub>
                </m:sSub>
              </m:oMath>
            </m:oMathPara>
          </w:p>
        </w:tc>
        <w:tc>
          <w:tcPr>
            <w:tcW w:w="1489" w:type="dxa"/>
          </w:tcPr>
          <w:p w14:paraId="12D648BB" w14:textId="3B084F77"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Λ</m:t>
                    </m:r>
                  </m:e>
                  <m:sub>
                    <m:r>
                      <m:rPr>
                        <m:sty m:val="bi"/>
                      </m:rPr>
                      <w:rPr>
                        <w:rFonts w:ascii="Cambria Math" w:hAnsi="Cambria Math"/>
                        <w:sz w:val="22"/>
                        <w:szCs w:val="22"/>
                      </w:rPr>
                      <m:t>58</m:t>
                    </m:r>
                  </m:sub>
                </m:sSub>
              </m:oMath>
            </m:oMathPara>
          </w:p>
        </w:tc>
        <w:tc>
          <w:tcPr>
            <w:tcW w:w="1585" w:type="dxa"/>
          </w:tcPr>
          <w:p w14:paraId="41B0E215" w14:textId="136108AF"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
                      </m:rPr>
                      <w:rPr>
                        <w:rFonts w:ascii="Cambria Math" w:hAnsi="Cambria Math"/>
                        <w:sz w:val="22"/>
                        <w:szCs w:val="22"/>
                      </w:rPr>
                      <m:t>Λ</m:t>
                    </m:r>
                  </m:e>
                  <m:sub>
                    <m:r>
                      <m:rPr>
                        <m:sty m:val="bi"/>
                      </m:rPr>
                      <w:rPr>
                        <w:rFonts w:ascii="Cambria Math" w:hAnsi="Cambria Math"/>
                        <w:sz w:val="22"/>
                        <w:szCs w:val="22"/>
                      </w:rPr>
                      <m:t>107</m:t>
                    </m:r>
                  </m:sub>
                </m:sSub>
              </m:oMath>
            </m:oMathPara>
          </w:p>
        </w:tc>
        <w:tc>
          <w:tcPr>
            <w:tcW w:w="1032" w:type="dxa"/>
          </w:tcPr>
          <w:p w14:paraId="39DE29A7" w14:textId="109FC32E" w:rsidR="008A2274" w:rsidRPr="00C030FD" w:rsidRDefault="00000000" w:rsidP="00A8432D">
            <w:pPr>
              <w:rPr>
                <w:b/>
                <w:bCs/>
                <w:sz w:val="22"/>
                <w:szCs w:val="22"/>
              </w:rPr>
            </w:pPr>
            <m:oMathPara>
              <m:oMath>
                <m:sSub>
                  <m:sSubPr>
                    <m:ctrlPr>
                      <w:rPr>
                        <w:rFonts w:ascii="Cambria Math" w:hAnsi="Cambria Math"/>
                        <w:b/>
                        <w:bCs/>
                        <w:sz w:val="22"/>
                        <w:szCs w:val="22"/>
                      </w:rPr>
                    </m:ctrlPr>
                  </m:sSubPr>
                  <m:e>
                    <m:r>
                      <m:rPr>
                        <m:sty m:val="bi"/>
                      </m:rPr>
                      <w:rPr>
                        <w:rFonts w:ascii="Cambria Math" w:hAnsi="Cambria Math"/>
                        <w:sz w:val="22"/>
                        <w:szCs w:val="22"/>
                      </w:rPr>
                      <m:t>η</m:t>
                    </m:r>
                  </m:e>
                  <m:sub>
                    <m:r>
                      <m:rPr>
                        <m:sty m:val="b"/>
                      </m:rPr>
                      <w:rPr>
                        <w:rFonts w:ascii="Cambria Math" w:hAnsi="Cambria Math"/>
                        <w:sz w:val="22"/>
                        <w:szCs w:val="22"/>
                      </w:rPr>
                      <m:t>nom</m:t>
                    </m:r>
                  </m:sub>
                </m:sSub>
              </m:oMath>
            </m:oMathPara>
          </w:p>
        </w:tc>
      </w:tr>
      <w:tr w:rsidR="008A2274" w:rsidRPr="008A2274" w14:paraId="02600EC5" w14:textId="77777777" w:rsidTr="008A2274">
        <w:tc>
          <w:tcPr>
            <w:tcW w:w="525" w:type="dxa"/>
          </w:tcPr>
          <w:p w14:paraId="63A2256D" w14:textId="528CE84C" w:rsidR="008A2274" w:rsidRPr="008A2274" w:rsidRDefault="008A2274" w:rsidP="00A8432D">
            <w:pPr>
              <w:rPr>
                <w:sz w:val="22"/>
                <w:szCs w:val="22"/>
              </w:rPr>
            </w:pPr>
            <w:r>
              <w:rPr>
                <w:sz w:val="22"/>
                <w:szCs w:val="22"/>
              </w:rPr>
              <w:t>E81</w:t>
            </w:r>
          </w:p>
        </w:tc>
        <w:tc>
          <w:tcPr>
            <w:tcW w:w="927" w:type="dxa"/>
          </w:tcPr>
          <w:p w14:paraId="5E82A2FC" w14:textId="3E7873CB" w:rsidR="008A2274" w:rsidRPr="008A2274" w:rsidRDefault="008A2274" w:rsidP="00A8432D">
            <w:pPr>
              <w:rPr>
                <w:sz w:val="22"/>
                <w:szCs w:val="22"/>
              </w:rPr>
            </w:pPr>
            <w:r>
              <w:rPr>
                <w:sz w:val="22"/>
                <w:szCs w:val="22"/>
              </w:rPr>
              <w:t>25.1</w:t>
            </w:r>
          </w:p>
        </w:tc>
        <w:tc>
          <w:tcPr>
            <w:tcW w:w="787" w:type="dxa"/>
          </w:tcPr>
          <w:p w14:paraId="54B375F6" w14:textId="7D8A955D" w:rsidR="008A2274" w:rsidRPr="008A2274" w:rsidRDefault="008A2274" w:rsidP="00A8432D">
            <w:pPr>
              <w:rPr>
                <w:sz w:val="22"/>
                <w:szCs w:val="22"/>
              </w:rPr>
            </w:pPr>
            <w:r>
              <w:rPr>
                <w:sz w:val="22"/>
                <w:szCs w:val="22"/>
              </w:rPr>
              <w:t>0.192</w:t>
            </w:r>
          </w:p>
        </w:tc>
        <w:tc>
          <w:tcPr>
            <w:tcW w:w="1274" w:type="dxa"/>
          </w:tcPr>
          <w:p w14:paraId="03C14519" w14:textId="5D8B7BD6" w:rsidR="008A2274" w:rsidRPr="008A2274" w:rsidRDefault="008A2274" w:rsidP="00A8432D">
            <w:pPr>
              <w:rPr>
                <w:sz w:val="22"/>
                <w:szCs w:val="22"/>
              </w:rPr>
            </w:pPr>
            <w:r>
              <w:rPr>
                <w:sz w:val="22"/>
                <w:szCs w:val="22"/>
              </w:rPr>
              <w:t>0.628</w:t>
            </w:r>
          </w:p>
        </w:tc>
        <w:tc>
          <w:tcPr>
            <w:tcW w:w="1059" w:type="dxa"/>
          </w:tcPr>
          <w:p w14:paraId="288484AF" w14:textId="7E2864BF" w:rsidR="008A2274" w:rsidRPr="008A2274" w:rsidRDefault="008A2274" w:rsidP="00A8432D">
            <w:pPr>
              <w:rPr>
                <w:sz w:val="22"/>
                <w:szCs w:val="22"/>
              </w:rPr>
            </w:pPr>
            <w:r>
              <w:rPr>
                <w:sz w:val="22"/>
                <w:szCs w:val="22"/>
              </w:rPr>
              <w:t>0.988</w:t>
            </w:r>
          </w:p>
        </w:tc>
        <w:tc>
          <w:tcPr>
            <w:tcW w:w="850" w:type="dxa"/>
          </w:tcPr>
          <w:p w14:paraId="7EE2F4AD" w14:textId="1C4333FB" w:rsidR="008A2274" w:rsidRPr="008A2274" w:rsidRDefault="008A2274" w:rsidP="00A8432D">
            <w:pPr>
              <w:rPr>
                <w:sz w:val="22"/>
                <w:szCs w:val="22"/>
              </w:rPr>
            </w:pPr>
            <w:r>
              <w:rPr>
                <w:sz w:val="22"/>
                <w:szCs w:val="22"/>
              </w:rPr>
              <w:t>1.065</w:t>
            </w:r>
          </w:p>
        </w:tc>
        <w:tc>
          <w:tcPr>
            <w:tcW w:w="951" w:type="dxa"/>
          </w:tcPr>
          <w:p w14:paraId="63D19F82" w14:textId="4C92B7A7" w:rsidR="008A2274" w:rsidRPr="008A2274" w:rsidRDefault="008A2274" w:rsidP="00A8432D">
            <w:pPr>
              <w:rPr>
                <w:sz w:val="22"/>
                <w:szCs w:val="22"/>
              </w:rPr>
            </w:pPr>
            <w:r>
              <w:rPr>
                <w:sz w:val="22"/>
                <w:szCs w:val="22"/>
              </w:rPr>
              <w:t>0.0380</w:t>
            </w:r>
          </w:p>
        </w:tc>
        <w:tc>
          <w:tcPr>
            <w:tcW w:w="1489" w:type="dxa"/>
          </w:tcPr>
          <w:p w14:paraId="7BE1386E" w14:textId="4E6E0BCB" w:rsidR="008A2274" w:rsidRPr="008A2274" w:rsidRDefault="008A2274" w:rsidP="00A8432D">
            <w:pPr>
              <w:rPr>
                <w:sz w:val="22"/>
                <w:szCs w:val="22"/>
              </w:rPr>
            </w:pPr>
            <w:r>
              <w:rPr>
                <w:sz w:val="22"/>
                <w:szCs w:val="22"/>
              </w:rPr>
              <w:t>0.0472</w:t>
            </w:r>
          </w:p>
        </w:tc>
        <w:tc>
          <w:tcPr>
            <w:tcW w:w="1585" w:type="dxa"/>
          </w:tcPr>
          <w:p w14:paraId="0A3EDDFC" w14:textId="78BDF3ED" w:rsidR="008A2274" w:rsidRPr="008A2274" w:rsidRDefault="008A2274" w:rsidP="00A8432D">
            <w:pPr>
              <w:rPr>
                <w:sz w:val="22"/>
                <w:szCs w:val="22"/>
              </w:rPr>
            </w:pPr>
            <w:r>
              <w:rPr>
                <w:sz w:val="22"/>
                <w:szCs w:val="22"/>
              </w:rPr>
              <w:t>0.0661</w:t>
            </w:r>
          </w:p>
        </w:tc>
        <w:tc>
          <w:tcPr>
            <w:tcW w:w="1032" w:type="dxa"/>
          </w:tcPr>
          <w:p w14:paraId="28D6B024" w14:textId="51B38B6E" w:rsidR="008A2274" w:rsidRPr="008A2274" w:rsidRDefault="008A2274" w:rsidP="00A8432D">
            <w:pPr>
              <w:rPr>
                <w:sz w:val="22"/>
                <w:szCs w:val="22"/>
              </w:rPr>
            </w:pPr>
            <w:r>
              <w:rPr>
                <w:sz w:val="22"/>
                <w:szCs w:val="22"/>
              </w:rPr>
              <w:t>0.252</w:t>
            </w:r>
          </w:p>
        </w:tc>
      </w:tr>
      <w:tr w:rsidR="008A2274" w:rsidRPr="008A2274" w14:paraId="7FD6FA2D" w14:textId="77777777" w:rsidTr="008A2274">
        <w:tc>
          <w:tcPr>
            <w:tcW w:w="525" w:type="dxa"/>
          </w:tcPr>
          <w:p w14:paraId="7577235E" w14:textId="3A027762" w:rsidR="008A2274" w:rsidRPr="008A2274" w:rsidRDefault="008A2274" w:rsidP="00A8432D">
            <w:pPr>
              <w:rPr>
                <w:sz w:val="22"/>
                <w:szCs w:val="22"/>
              </w:rPr>
            </w:pPr>
            <w:r>
              <w:rPr>
                <w:sz w:val="22"/>
                <w:szCs w:val="22"/>
              </w:rPr>
              <w:t>E80</w:t>
            </w:r>
          </w:p>
        </w:tc>
        <w:tc>
          <w:tcPr>
            <w:tcW w:w="927" w:type="dxa"/>
          </w:tcPr>
          <w:p w14:paraId="7694D165" w14:textId="421D84A5" w:rsidR="008A2274" w:rsidRPr="008A2274" w:rsidRDefault="008A2274" w:rsidP="00A8432D">
            <w:pPr>
              <w:rPr>
                <w:sz w:val="22"/>
                <w:szCs w:val="22"/>
              </w:rPr>
            </w:pPr>
            <w:r>
              <w:rPr>
                <w:sz w:val="22"/>
                <w:szCs w:val="22"/>
              </w:rPr>
              <w:t>36.3</w:t>
            </w:r>
          </w:p>
        </w:tc>
        <w:tc>
          <w:tcPr>
            <w:tcW w:w="787" w:type="dxa"/>
          </w:tcPr>
          <w:p w14:paraId="46320075" w14:textId="7BBE9DC5" w:rsidR="008A2274" w:rsidRPr="008A2274" w:rsidRDefault="008A2274" w:rsidP="00A8432D">
            <w:pPr>
              <w:rPr>
                <w:sz w:val="22"/>
                <w:szCs w:val="22"/>
              </w:rPr>
            </w:pPr>
            <w:r>
              <w:rPr>
                <w:sz w:val="22"/>
                <w:szCs w:val="22"/>
              </w:rPr>
              <w:t>0.277</w:t>
            </w:r>
          </w:p>
        </w:tc>
        <w:tc>
          <w:tcPr>
            <w:tcW w:w="1274" w:type="dxa"/>
          </w:tcPr>
          <w:p w14:paraId="07487095" w14:textId="4D42898C" w:rsidR="008A2274" w:rsidRPr="008A2274" w:rsidRDefault="008A2274" w:rsidP="00A8432D">
            <w:pPr>
              <w:rPr>
                <w:sz w:val="22"/>
                <w:szCs w:val="22"/>
              </w:rPr>
            </w:pPr>
            <w:r>
              <w:rPr>
                <w:sz w:val="22"/>
                <w:szCs w:val="22"/>
              </w:rPr>
              <w:t>0.680</w:t>
            </w:r>
          </w:p>
        </w:tc>
        <w:tc>
          <w:tcPr>
            <w:tcW w:w="1059" w:type="dxa"/>
          </w:tcPr>
          <w:p w14:paraId="0113C313" w14:textId="6B9DAB96" w:rsidR="008A2274" w:rsidRPr="008A2274" w:rsidRDefault="008A2274" w:rsidP="00A8432D">
            <w:pPr>
              <w:rPr>
                <w:sz w:val="22"/>
                <w:szCs w:val="22"/>
              </w:rPr>
            </w:pPr>
            <w:r>
              <w:rPr>
                <w:sz w:val="22"/>
                <w:szCs w:val="22"/>
              </w:rPr>
              <w:t>1.138</w:t>
            </w:r>
          </w:p>
        </w:tc>
        <w:tc>
          <w:tcPr>
            <w:tcW w:w="850" w:type="dxa"/>
          </w:tcPr>
          <w:p w14:paraId="6E2F5331" w14:textId="55CC8212" w:rsidR="008A2274" w:rsidRPr="008A2274" w:rsidRDefault="008A2274" w:rsidP="00A8432D">
            <w:pPr>
              <w:rPr>
                <w:sz w:val="22"/>
                <w:szCs w:val="22"/>
              </w:rPr>
            </w:pPr>
            <w:r>
              <w:rPr>
                <w:sz w:val="22"/>
                <w:szCs w:val="22"/>
              </w:rPr>
              <w:t>1.213</w:t>
            </w:r>
          </w:p>
        </w:tc>
        <w:tc>
          <w:tcPr>
            <w:tcW w:w="951" w:type="dxa"/>
          </w:tcPr>
          <w:p w14:paraId="28976DD9" w14:textId="6CE78BF4" w:rsidR="008A2274" w:rsidRPr="008A2274" w:rsidRDefault="008A2274" w:rsidP="00A8432D">
            <w:pPr>
              <w:rPr>
                <w:sz w:val="22"/>
                <w:szCs w:val="22"/>
              </w:rPr>
            </w:pPr>
            <w:r>
              <w:rPr>
                <w:sz w:val="22"/>
                <w:szCs w:val="22"/>
              </w:rPr>
              <w:t>0.0642</w:t>
            </w:r>
          </w:p>
        </w:tc>
        <w:tc>
          <w:tcPr>
            <w:tcW w:w="1489" w:type="dxa"/>
          </w:tcPr>
          <w:p w14:paraId="545DE430" w14:textId="0ED1B44D" w:rsidR="008A2274" w:rsidRPr="008A2274" w:rsidRDefault="008A2274" w:rsidP="00A8432D">
            <w:pPr>
              <w:rPr>
                <w:sz w:val="22"/>
                <w:szCs w:val="22"/>
              </w:rPr>
            </w:pPr>
            <w:r>
              <w:rPr>
                <w:sz w:val="22"/>
                <w:szCs w:val="22"/>
              </w:rPr>
              <w:t>0.0505</w:t>
            </w:r>
          </w:p>
        </w:tc>
        <w:tc>
          <w:tcPr>
            <w:tcW w:w="1585" w:type="dxa"/>
          </w:tcPr>
          <w:p w14:paraId="3107F4C8" w14:textId="1DE056E8" w:rsidR="008A2274" w:rsidRPr="008A2274" w:rsidRDefault="008A2274" w:rsidP="00A8432D">
            <w:pPr>
              <w:rPr>
                <w:sz w:val="22"/>
                <w:szCs w:val="22"/>
              </w:rPr>
            </w:pPr>
            <w:r>
              <w:rPr>
                <w:sz w:val="22"/>
                <w:szCs w:val="22"/>
              </w:rPr>
              <w:t>0.0751</w:t>
            </w:r>
          </w:p>
        </w:tc>
        <w:tc>
          <w:tcPr>
            <w:tcW w:w="1032" w:type="dxa"/>
          </w:tcPr>
          <w:p w14:paraId="1946735A" w14:textId="359099AF" w:rsidR="008A2274" w:rsidRPr="008A2274" w:rsidRDefault="008A2274" w:rsidP="00A8432D">
            <w:pPr>
              <w:rPr>
                <w:sz w:val="22"/>
                <w:szCs w:val="22"/>
              </w:rPr>
            </w:pPr>
            <w:r>
              <w:rPr>
                <w:sz w:val="22"/>
                <w:szCs w:val="22"/>
              </w:rPr>
              <w:t>0.385</w:t>
            </w:r>
          </w:p>
        </w:tc>
      </w:tr>
      <w:tr w:rsidR="008A2274" w:rsidRPr="008A2274" w14:paraId="0E86B639" w14:textId="77777777" w:rsidTr="008A2274">
        <w:tc>
          <w:tcPr>
            <w:tcW w:w="525" w:type="dxa"/>
          </w:tcPr>
          <w:p w14:paraId="7D84D008" w14:textId="3CC00F1E" w:rsidR="008A2274" w:rsidRPr="008A2274" w:rsidRDefault="008A2274" w:rsidP="00A8432D">
            <w:pPr>
              <w:rPr>
                <w:sz w:val="22"/>
                <w:szCs w:val="22"/>
              </w:rPr>
            </w:pPr>
            <w:r>
              <w:rPr>
                <w:sz w:val="22"/>
                <w:szCs w:val="22"/>
              </w:rPr>
              <w:t>E79</w:t>
            </w:r>
          </w:p>
        </w:tc>
        <w:tc>
          <w:tcPr>
            <w:tcW w:w="927" w:type="dxa"/>
          </w:tcPr>
          <w:p w14:paraId="6B2DB253" w14:textId="0338771F" w:rsidR="008A2274" w:rsidRPr="008A2274" w:rsidRDefault="008A2274" w:rsidP="00A8432D">
            <w:pPr>
              <w:rPr>
                <w:sz w:val="22"/>
                <w:szCs w:val="22"/>
              </w:rPr>
            </w:pPr>
            <w:r>
              <w:rPr>
                <w:sz w:val="22"/>
                <w:szCs w:val="22"/>
              </w:rPr>
              <w:t>44.2</w:t>
            </w:r>
          </w:p>
        </w:tc>
        <w:tc>
          <w:tcPr>
            <w:tcW w:w="787" w:type="dxa"/>
          </w:tcPr>
          <w:p w14:paraId="531EF7E3" w14:textId="4229600C" w:rsidR="008A2274" w:rsidRPr="008A2274" w:rsidRDefault="008A2274" w:rsidP="00A8432D">
            <w:pPr>
              <w:rPr>
                <w:sz w:val="22"/>
                <w:szCs w:val="22"/>
              </w:rPr>
            </w:pPr>
            <w:r>
              <w:rPr>
                <w:sz w:val="22"/>
                <w:szCs w:val="22"/>
              </w:rPr>
              <w:t>0.338</w:t>
            </w:r>
          </w:p>
        </w:tc>
        <w:tc>
          <w:tcPr>
            <w:tcW w:w="1274" w:type="dxa"/>
          </w:tcPr>
          <w:p w14:paraId="6618A24B" w14:textId="71D77362" w:rsidR="008A2274" w:rsidRPr="008A2274" w:rsidRDefault="008A2274" w:rsidP="00A8432D">
            <w:pPr>
              <w:rPr>
                <w:sz w:val="22"/>
                <w:szCs w:val="22"/>
              </w:rPr>
            </w:pPr>
            <w:r>
              <w:rPr>
                <w:sz w:val="22"/>
                <w:szCs w:val="22"/>
              </w:rPr>
              <w:t>0.707</w:t>
            </w:r>
          </w:p>
        </w:tc>
        <w:tc>
          <w:tcPr>
            <w:tcW w:w="1059" w:type="dxa"/>
          </w:tcPr>
          <w:p w14:paraId="5A17077D" w14:textId="17B935C9" w:rsidR="008A2274" w:rsidRPr="008A2274" w:rsidRDefault="008A2274" w:rsidP="00A8432D">
            <w:pPr>
              <w:rPr>
                <w:sz w:val="22"/>
                <w:szCs w:val="22"/>
              </w:rPr>
            </w:pPr>
            <w:r>
              <w:rPr>
                <w:sz w:val="22"/>
                <w:szCs w:val="22"/>
              </w:rPr>
              <w:t>1.227</w:t>
            </w:r>
          </w:p>
        </w:tc>
        <w:tc>
          <w:tcPr>
            <w:tcW w:w="850" w:type="dxa"/>
          </w:tcPr>
          <w:p w14:paraId="408723FF" w14:textId="3BA70B71" w:rsidR="008A2274" w:rsidRPr="008A2274" w:rsidRDefault="008A2274" w:rsidP="00A8432D">
            <w:pPr>
              <w:rPr>
                <w:sz w:val="22"/>
                <w:szCs w:val="22"/>
              </w:rPr>
            </w:pPr>
            <w:r>
              <w:rPr>
                <w:sz w:val="22"/>
                <w:szCs w:val="22"/>
              </w:rPr>
              <w:t>1.296</w:t>
            </w:r>
          </w:p>
        </w:tc>
        <w:tc>
          <w:tcPr>
            <w:tcW w:w="951" w:type="dxa"/>
          </w:tcPr>
          <w:p w14:paraId="1B7CC275" w14:textId="00494AD3" w:rsidR="008A2274" w:rsidRPr="008A2274" w:rsidRDefault="008A2274" w:rsidP="00A8432D">
            <w:pPr>
              <w:rPr>
                <w:sz w:val="22"/>
                <w:szCs w:val="22"/>
              </w:rPr>
            </w:pPr>
            <w:r>
              <w:rPr>
                <w:sz w:val="22"/>
                <w:szCs w:val="22"/>
              </w:rPr>
              <w:t>0.0853</w:t>
            </w:r>
          </w:p>
        </w:tc>
        <w:tc>
          <w:tcPr>
            <w:tcW w:w="1489" w:type="dxa"/>
          </w:tcPr>
          <w:p w14:paraId="1C3CCDA9" w14:textId="085B611D" w:rsidR="008A2274" w:rsidRPr="008A2274" w:rsidRDefault="008A2274" w:rsidP="00A8432D">
            <w:pPr>
              <w:rPr>
                <w:sz w:val="22"/>
                <w:szCs w:val="22"/>
              </w:rPr>
            </w:pPr>
            <w:r>
              <w:rPr>
                <w:sz w:val="22"/>
                <w:szCs w:val="22"/>
              </w:rPr>
              <w:t>0.0528</w:t>
            </w:r>
          </w:p>
        </w:tc>
        <w:tc>
          <w:tcPr>
            <w:tcW w:w="1585" w:type="dxa"/>
          </w:tcPr>
          <w:p w14:paraId="63AA86FD" w14:textId="7FE43F92" w:rsidR="008A2274" w:rsidRPr="008A2274" w:rsidRDefault="008A2274" w:rsidP="00A8432D">
            <w:pPr>
              <w:rPr>
                <w:sz w:val="22"/>
                <w:szCs w:val="22"/>
              </w:rPr>
            </w:pPr>
            <w:r>
              <w:rPr>
                <w:sz w:val="22"/>
                <w:szCs w:val="22"/>
              </w:rPr>
              <w:t>0.0817</w:t>
            </w:r>
          </w:p>
        </w:tc>
        <w:tc>
          <w:tcPr>
            <w:tcW w:w="1032" w:type="dxa"/>
          </w:tcPr>
          <w:p w14:paraId="20097366" w14:textId="5ACDA73C" w:rsidR="008A2274" w:rsidRPr="008A2274" w:rsidRDefault="008A2274" w:rsidP="00A8432D">
            <w:pPr>
              <w:rPr>
                <w:sz w:val="22"/>
                <w:szCs w:val="22"/>
              </w:rPr>
            </w:pPr>
            <w:r>
              <w:rPr>
                <w:sz w:val="22"/>
                <w:szCs w:val="22"/>
              </w:rPr>
              <w:t>0.466</w:t>
            </w:r>
          </w:p>
        </w:tc>
      </w:tr>
      <w:tr w:rsidR="008A2274" w:rsidRPr="008A2274" w14:paraId="22131E00" w14:textId="77777777" w:rsidTr="008A2274">
        <w:tc>
          <w:tcPr>
            <w:tcW w:w="525" w:type="dxa"/>
          </w:tcPr>
          <w:p w14:paraId="3EA0EE91" w14:textId="6C1172BC" w:rsidR="008A2274" w:rsidRPr="008A2274" w:rsidRDefault="008A2274" w:rsidP="00A8432D">
            <w:pPr>
              <w:rPr>
                <w:sz w:val="22"/>
                <w:szCs w:val="22"/>
              </w:rPr>
            </w:pPr>
            <w:r>
              <w:rPr>
                <w:sz w:val="22"/>
                <w:szCs w:val="22"/>
              </w:rPr>
              <w:t>E78</w:t>
            </w:r>
          </w:p>
        </w:tc>
        <w:tc>
          <w:tcPr>
            <w:tcW w:w="927" w:type="dxa"/>
          </w:tcPr>
          <w:p w14:paraId="3EED03B2" w14:textId="2A90EECC" w:rsidR="008A2274" w:rsidRPr="008A2274" w:rsidRDefault="008A2274" w:rsidP="00A8432D">
            <w:pPr>
              <w:rPr>
                <w:sz w:val="22"/>
                <w:szCs w:val="22"/>
              </w:rPr>
            </w:pPr>
            <w:r>
              <w:rPr>
                <w:sz w:val="22"/>
                <w:szCs w:val="22"/>
              </w:rPr>
              <w:t>55.3</w:t>
            </w:r>
          </w:p>
        </w:tc>
        <w:tc>
          <w:tcPr>
            <w:tcW w:w="787" w:type="dxa"/>
          </w:tcPr>
          <w:p w14:paraId="25B3A765" w14:textId="0CB4B9F6" w:rsidR="008A2274" w:rsidRPr="008A2274" w:rsidRDefault="008A2274" w:rsidP="00A8432D">
            <w:pPr>
              <w:rPr>
                <w:sz w:val="22"/>
                <w:szCs w:val="22"/>
              </w:rPr>
            </w:pPr>
            <w:r>
              <w:rPr>
                <w:sz w:val="22"/>
                <w:szCs w:val="22"/>
              </w:rPr>
              <w:t>0.422</w:t>
            </w:r>
          </w:p>
        </w:tc>
        <w:tc>
          <w:tcPr>
            <w:tcW w:w="1274" w:type="dxa"/>
          </w:tcPr>
          <w:p w14:paraId="78299E76" w14:textId="43AB4464" w:rsidR="008A2274" w:rsidRPr="008A2274" w:rsidRDefault="008A2274" w:rsidP="00A8432D">
            <w:pPr>
              <w:rPr>
                <w:sz w:val="22"/>
                <w:szCs w:val="22"/>
              </w:rPr>
            </w:pPr>
            <w:r>
              <w:rPr>
                <w:sz w:val="22"/>
                <w:szCs w:val="22"/>
              </w:rPr>
              <w:t>0.742</w:t>
            </w:r>
          </w:p>
        </w:tc>
        <w:tc>
          <w:tcPr>
            <w:tcW w:w="1059" w:type="dxa"/>
          </w:tcPr>
          <w:p w14:paraId="6FB10DB9" w14:textId="190D0EAC" w:rsidR="008A2274" w:rsidRPr="008A2274" w:rsidRDefault="008A2274" w:rsidP="00A8432D">
            <w:pPr>
              <w:rPr>
                <w:sz w:val="22"/>
                <w:szCs w:val="22"/>
              </w:rPr>
            </w:pPr>
            <w:r>
              <w:rPr>
                <w:sz w:val="22"/>
                <w:szCs w:val="22"/>
              </w:rPr>
              <w:t>1.355</w:t>
            </w:r>
          </w:p>
        </w:tc>
        <w:tc>
          <w:tcPr>
            <w:tcW w:w="850" w:type="dxa"/>
          </w:tcPr>
          <w:p w14:paraId="766871F5" w14:textId="5E69D036" w:rsidR="008A2274" w:rsidRPr="008A2274" w:rsidRDefault="008A2274" w:rsidP="00A8432D">
            <w:pPr>
              <w:rPr>
                <w:sz w:val="22"/>
                <w:szCs w:val="22"/>
              </w:rPr>
            </w:pPr>
            <w:r>
              <w:rPr>
                <w:sz w:val="22"/>
                <w:szCs w:val="22"/>
              </w:rPr>
              <w:t>1.408</w:t>
            </w:r>
          </w:p>
        </w:tc>
        <w:tc>
          <w:tcPr>
            <w:tcW w:w="951" w:type="dxa"/>
          </w:tcPr>
          <w:p w14:paraId="1FE8B8AB" w14:textId="42AAFB5A" w:rsidR="008A2274" w:rsidRPr="008A2274" w:rsidRDefault="008A2274" w:rsidP="00A8432D">
            <w:pPr>
              <w:rPr>
                <w:sz w:val="22"/>
                <w:szCs w:val="22"/>
              </w:rPr>
            </w:pPr>
            <w:r>
              <w:rPr>
                <w:sz w:val="22"/>
                <w:szCs w:val="22"/>
              </w:rPr>
              <w:t>0.1197</w:t>
            </w:r>
          </w:p>
        </w:tc>
        <w:tc>
          <w:tcPr>
            <w:tcW w:w="1489" w:type="dxa"/>
          </w:tcPr>
          <w:p w14:paraId="3E014AEB" w14:textId="424C94B2" w:rsidR="008A2274" w:rsidRPr="008A2274" w:rsidRDefault="008A2274" w:rsidP="00A8432D">
            <w:pPr>
              <w:rPr>
                <w:sz w:val="22"/>
                <w:szCs w:val="22"/>
              </w:rPr>
            </w:pPr>
            <w:r>
              <w:rPr>
                <w:sz w:val="22"/>
                <w:szCs w:val="22"/>
              </w:rPr>
              <w:t>0.0576</w:t>
            </w:r>
          </w:p>
        </w:tc>
        <w:tc>
          <w:tcPr>
            <w:tcW w:w="1585" w:type="dxa"/>
          </w:tcPr>
          <w:p w14:paraId="52A3E832" w14:textId="25604CEF" w:rsidR="008A2274" w:rsidRPr="008A2274" w:rsidRDefault="008A2274" w:rsidP="00A8432D">
            <w:pPr>
              <w:rPr>
                <w:sz w:val="22"/>
                <w:szCs w:val="22"/>
              </w:rPr>
            </w:pPr>
            <w:r>
              <w:rPr>
                <w:sz w:val="22"/>
                <w:szCs w:val="22"/>
              </w:rPr>
              <w:t>0.0907</w:t>
            </w:r>
          </w:p>
        </w:tc>
        <w:tc>
          <w:tcPr>
            <w:tcW w:w="1032" w:type="dxa"/>
          </w:tcPr>
          <w:p w14:paraId="750FA34C" w14:textId="44CED36B" w:rsidR="008A2274" w:rsidRPr="008A2274" w:rsidRDefault="008A2274" w:rsidP="00A8432D">
            <w:pPr>
              <w:rPr>
                <w:sz w:val="22"/>
                <w:szCs w:val="22"/>
              </w:rPr>
            </w:pPr>
            <w:r>
              <w:rPr>
                <w:sz w:val="22"/>
                <w:szCs w:val="22"/>
              </w:rPr>
              <w:t>0.565</w:t>
            </w:r>
          </w:p>
        </w:tc>
      </w:tr>
      <w:tr w:rsidR="008A2274" w:rsidRPr="008A2274" w14:paraId="72F38476" w14:textId="77777777" w:rsidTr="008A2274">
        <w:tc>
          <w:tcPr>
            <w:tcW w:w="525" w:type="dxa"/>
          </w:tcPr>
          <w:p w14:paraId="144B0E68" w14:textId="653CE731" w:rsidR="008A2274" w:rsidRPr="008A2274" w:rsidRDefault="008A2274" w:rsidP="00A8432D">
            <w:pPr>
              <w:rPr>
                <w:sz w:val="22"/>
                <w:szCs w:val="22"/>
              </w:rPr>
            </w:pPr>
            <w:r>
              <w:rPr>
                <w:sz w:val="22"/>
                <w:szCs w:val="22"/>
              </w:rPr>
              <w:t>E77</w:t>
            </w:r>
          </w:p>
        </w:tc>
        <w:tc>
          <w:tcPr>
            <w:tcW w:w="927" w:type="dxa"/>
          </w:tcPr>
          <w:p w14:paraId="1E745C1D" w14:textId="35B13A4F" w:rsidR="008A2274" w:rsidRPr="008A2274" w:rsidRDefault="008A2274" w:rsidP="00A8432D">
            <w:pPr>
              <w:rPr>
                <w:sz w:val="22"/>
                <w:szCs w:val="22"/>
              </w:rPr>
            </w:pPr>
            <w:r>
              <w:rPr>
                <w:sz w:val="22"/>
                <w:szCs w:val="22"/>
              </w:rPr>
              <w:t>78.5</w:t>
            </w:r>
          </w:p>
        </w:tc>
        <w:tc>
          <w:tcPr>
            <w:tcW w:w="787" w:type="dxa"/>
          </w:tcPr>
          <w:p w14:paraId="70FE7E14" w14:textId="5A79C25E" w:rsidR="008A2274" w:rsidRPr="008A2274" w:rsidRDefault="008A2274" w:rsidP="00A8432D">
            <w:pPr>
              <w:rPr>
                <w:sz w:val="22"/>
                <w:szCs w:val="22"/>
              </w:rPr>
            </w:pPr>
            <w:r>
              <w:rPr>
                <w:sz w:val="22"/>
                <w:szCs w:val="22"/>
              </w:rPr>
              <w:t>0.600</w:t>
            </w:r>
          </w:p>
        </w:tc>
        <w:tc>
          <w:tcPr>
            <w:tcW w:w="1274" w:type="dxa"/>
          </w:tcPr>
          <w:p w14:paraId="6E37B249" w14:textId="390A2E60" w:rsidR="008A2274" w:rsidRPr="008A2274" w:rsidRDefault="008A2274" w:rsidP="00A8432D">
            <w:pPr>
              <w:rPr>
                <w:sz w:val="22"/>
                <w:szCs w:val="22"/>
              </w:rPr>
            </w:pPr>
            <w:r>
              <w:rPr>
                <w:sz w:val="22"/>
                <w:szCs w:val="22"/>
              </w:rPr>
              <w:t>0.781</w:t>
            </w:r>
          </w:p>
        </w:tc>
        <w:tc>
          <w:tcPr>
            <w:tcW w:w="1059" w:type="dxa"/>
          </w:tcPr>
          <w:p w14:paraId="69BF7F72" w14:textId="1B2EA231" w:rsidR="008A2274" w:rsidRPr="008A2274" w:rsidRDefault="008A2274" w:rsidP="00A8432D">
            <w:pPr>
              <w:rPr>
                <w:sz w:val="22"/>
                <w:szCs w:val="22"/>
              </w:rPr>
            </w:pPr>
            <w:r>
              <w:rPr>
                <w:sz w:val="22"/>
                <w:szCs w:val="22"/>
              </w:rPr>
              <w:t>1.518</w:t>
            </w:r>
          </w:p>
        </w:tc>
        <w:tc>
          <w:tcPr>
            <w:tcW w:w="850" w:type="dxa"/>
          </w:tcPr>
          <w:p w14:paraId="72892C07" w14:textId="21056D63" w:rsidR="008A2274" w:rsidRPr="008A2274" w:rsidRDefault="008A2274" w:rsidP="00A8432D">
            <w:pPr>
              <w:rPr>
                <w:sz w:val="22"/>
                <w:szCs w:val="22"/>
              </w:rPr>
            </w:pPr>
            <w:r>
              <w:rPr>
                <w:sz w:val="22"/>
                <w:szCs w:val="22"/>
              </w:rPr>
              <w:t>1.540</w:t>
            </w:r>
          </w:p>
        </w:tc>
        <w:tc>
          <w:tcPr>
            <w:tcW w:w="951" w:type="dxa"/>
          </w:tcPr>
          <w:p w14:paraId="136AECCD" w14:textId="74AB58F3" w:rsidR="008A2274" w:rsidRPr="008A2274" w:rsidRDefault="008A2274" w:rsidP="00A8432D">
            <w:pPr>
              <w:rPr>
                <w:sz w:val="22"/>
                <w:szCs w:val="22"/>
              </w:rPr>
            </w:pPr>
            <w:r>
              <w:rPr>
                <w:sz w:val="22"/>
                <w:szCs w:val="22"/>
              </w:rPr>
              <w:t>0.1951</w:t>
            </w:r>
          </w:p>
        </w:tc>
        <w:tc>
          <w:tcPr>
            <w:tcW w:w="1489" w:type="dxa"/>
          </w:tcPr>
          <w:p w14:paraId="080B2973" w14:textId="3F9FACF5" w:rsidR="008A2274" w:rsidRPr="008A2274" w:rsidRDefault="008A2274" w:rsidP="00A8432D">
            <w:pPr>
              <w:rPr>
                <w:sz w:val="22"/>
                <w:szCs w:val="22"/>
              </w:rPr>
            </w:pPr>
            <w:r>
              <w:rPr>
                <w:sz w:val="22"/>
                <w:szCs w:val="22"/>
              </w:rPr>
              <w:t>0.0635</w:t>
            </w:r>
          </w:p>
        </w:tc>
        <w:tc>
          <w:tcPr>
            <w:tcW w:w="1585" w:type="dxa"/>
          </w:tcPr>
          <w:p w14:paraId="2F41E45D" w14:textId="228FD633" w:rsidR="008A2274" w:rsidRPr="008A2274" w:rsidRDefault="008A2274" w:rsidP="00A8432D">
            <w:pPr>
              <w:rPr>
                <w:sz w:val="22"/>
                <w:szCs w:val="22"/>
              </w:rPr>
            </w:pPr>
            <w:r>
              <w:rPr>
                <w:sz w:val="22"/>
                <w:szCs w:val="22"/>
              </w:rPr>
              <w:t>0.1108</w:t>
            </w:r>
          </w:p>
        </w:tc>
        <w:tc>
          <w:tcPr>
            <w:tcW w:w="1032" w:type="dxa"/>
          </w:tcPr>
          <w:p w14:paraId="0DE2977C" w14:textId="2E586DA4" w:rsidR="008A2274" w:rsidRPr="008A2274" w:rsidRDefault="008A2274" w:rsidP="00A8432D">
            <w:pPr>
              <w:rPr>
                <w:sz w:val="22"/>
                <w:szCs w:val="22"/>
              </w:rPr>
            </w:pPr>
            <w:r>
              <w:rPr>
                <w:sz w:val="22"/>
                <w:szCs w:val="22"/>
              </w:rPr>
              <w:t>0.694</w:t>
            </w:r>
          </w:p>
        </w:tc>
      </w:tr>
      <w:tr w:rsidR="008A2274" w:rsidRPr="008A2274" w14:paraId="520CA810" w14:textId="77777777" w:rsidTr="008A2274">
        <w:tc>
          <w:tcPr>
            <w:tcW w:w="525" w:type="dxa"/>
          </w:tcPr>
          <w:p w14:paraId="083D6238" w14:textId="0223A711" w:rsidR="008A2274" w:rsidRPr="008A2274" w:rsidRDefault="008A2274" w:rsidP="00A8432D">
            <w:pPr>
              <w:rPr>
                <w:sz w:val="22"/>
                <w:szCs w:val="22"/>
              </w:rPr>
            </w:pPr>
            <w:r>
              <w:rPr>
                <w:sz w:val="22"/>
                <w:szCs w:val="22"/>
              </w:rPr>
              <w:t>E76</w:t>
            </w:r>
          </w:p>
        </w:tc>
        <w:tc>
          <w:tcPr>
            <w:tcW w:w="927" w:type="dxa"/>
          </w:tcPr>
          <w:p w14:paraId="35EDB38C" w14:textId="31288D84" w:rsidR="008A2274" w:rsidRPr="008A2274" w:rsidRDefault="008A2274" w:rsidP="00A8432D">
            <w:pPr>
              <w:rPr>
                <w:sz w:val="22"/>
                <w:szCs w:val="22"/>
              </w:rPr>
            </w:pPr>
            <w:r>
              <w:rPr>
                <w:sz w:val="22"/>
                <w:szCs w:val="22"/>
              </w:rPr>
              <w:t>23.2</w:t>
            </w:r>
          </w:p>
        </w:tc>
        <w:tc>
          <w:tcPr>
            <w:tcW w:w="787" w:type="dxa"/>
          </w:tcPr>
          <w:p w14:paraId="7B0DCAFA" w14:textId="03BE1BB9" w:rsidR="008A2274" w:rsidRPr="008A2274" w:rsidRDefault="008A2274" w:rsidP="00A8432D">
            <w:pPr>
              <w:rPr>
                <w:sz w:val="22"/>
                <w:szCs w:val="22"/>
              </w:rPr>
            </w:pPr>
            <w:r>
              <w:rPr>
                <w:sz w:val="22"/>
                <w:szCs w:val="22"/>
              </w:rPr>
              <w:t>0.178</w:t>
            </w:r>
          </w:p>
        </w:tc>
        <w:tc>
          <w:tcPr>
            <w:tcW w:w="1274" w:type="dxa"/>
          </w:tcPr>
          <w:p w14:paraId="5B30D487" w14:textId="0F93F66C" w:rsidR="008A2274" w:rsidRPr="008A2274" w:rsidRDefault="008A2274" w:rsidP="00A8432D">
            <w:pPr>
              <w:rPr>
                <w:sz w:val="22"/>
                <w:szCs w:val="22"/>
              </w:rPr>
            </w:pPr>
            <w:r>
              <w:rPr>
                <w:sz w:val="22"/>
                <w:szCs w:val="22"/>
              </w:rPr>
              <w:t>0.573</w:t>
            </w:r>
          </w:p>
        </w:tc>
        <w:tc>
          <w:tcPr>
            <w:tcW w:w="1059" w:type="dxa"/>
          </w:tcPr>
          <w:p w14:paraId="7B5614AF" w14:textId="526B8CC7" w:rsidR="008A2274" w:rsidRPr="008A2274" w:rsidRDefault="008A2274" w:rsidP="00A8432D">
            <w:pPr>
              <w:rPr>
                <w:sz w:val="22"/>
                <w:szCs w:val="22"/>
              </w:rPr>
            </w:pPr>
            <w:r>
              <w:rPr>
                <w:sz w:val="22"/>
                <w:szCs w:val="22"/>
              </w:rPr>
              <w:t>0.851</w:t>
            </w:r>
          </w:p>
        </w:tc>
        <w:tc>
          <w:tcPr>
            <w:tcW w:w="850" w:type="dxa"/>
          </w:tcPr>
          <w:p w14:paraId="30646F04" w14:textId="36633B16" w:rsidR="008A2274" w:rsidRPr="008A2274" w:rsidRDefault="008A2274" w:rsidP="00A8432D">
            <w:pPr>
              <w:rPr>
                <w:sz w:val="22"/>
                <w:szCs w:val="22"/>
              </w:rPr>
            </w:pPr>
            <w:r>
              <w:rPr>
                <w:sz w:val="22"/>
                <w:szCs w:val="22"/>
              </w:rPr>
              <w:t>0.925</w:t>
            </w:r>
          </w:p>
        </w:tc>
        <w:tc>
          <w:tcPr>
            <w:tcW w:w="951" w:type="dxa"/>
          </w:tcPr>
          <w:p w14:paraId="1803C698" w14:textId="793BA052" w:rsidR="008A2274" w:rsidRPr="008A2274" w:rsidRDefault="008A2274" w:rsidP="00A8432D">
            <w:pPr>
              <w:rPr>
                <w:sz w:val="22"/>
                <w:szCs w:val="22"/>
              </w:rPr>
            </w:pPr>
            <w:r>
              <w:rPr>
                <w:sz w:val="22"/>
                <w:szCs w:val="22"/>
              </w:rPr>
              <w:t>0.0282</w:t>
            </w:r>
          </w:p>
        </w:tc>
        <w:tc>
          <w:tcPr>
            <w:tcW w:w="1489" w:type="dxa"/>
          </w:tcPr>
          <w:p w14:paraId="63E67C66" w14:textId="01E43CC9" w:rsidR="008A2274" w:rsidRPr="008A2274" w:rsidRDefault="008A2274" w:rsidP="00A8432D">
            <w:pPr>
              <w:rPr>
                <w:sz w:val="22"/>
                <w:szCs w:val="22"/>
              </w:rPr>
            </w:pPr>
            <w:r>
              <w:rPr>
                <w:sz w:val="22"/>
                <w:szCs w:val="22"/>
              </w:rPr>
              <w:t>0.0343</w:t>
            </w:r>
          </w:p>
        </w:tc>
        <w:tc>
          <w:tcPr>
            <w:tcW w:w="1585" w:type="dxa"/>
          </w:tcPr>
          <w:p w14:paraId="1C3F4453" w14:textId="0F515EC5" w:rsidR="008A2274" w:rsidRPr="008A2274" w:rsidRDefault="008A2274" w:rsidP="00A8432D">
            <w:pPr>
              <w:rPr>
                <w:sz w:val="22"/>
                <w:szCs w:val="22"/>
              </w:rPr>
            </w:pPr>
            <w:r>
              <w:rPr>
                <w:sz w:val="22"/>
                <w:szCs w:val="22"/>
              </w:rPr>
              <w:t>0.0547</w:t>
            </w:r>
          </w:p>
        </w:tc>
        <w:tc>
          <w:tcPr>
            <w:tcW w:w="1032" w:type="dxa"/>
          </w:tcPr>
          <w:p w14:paraId="422CF3E0" w14:textId="5C3E2010" w:rsidR="008A2274" w:rsidRPr="008A2274" w:rsidRDefault="008A2274" w:rsidP="00A8432D">
            <w:pPr>
              <w:rPr>
                <w:sz w:val="22"/>
                <w:szCs w:val="22"/>
              </w:rPr>
            </w:pPr>
            <w:r>
              <w:rPr>
                <w:sz w:val="22"/>
                <w:szCs w:val="22"/>
              </w:rPr>
              <w:t>0.297</w:t>
            </w:r>
          </w:p>
        </w:tc>
      </w:tr>
      <w:tr w:rsidR="008A2274" w:rsidRPr="008A2274" w14:paraId="2F5D5AD5" w14:textId="77777777" w:rsidTr="008A2274">
        <w:tc>
          <w:tcPr>
            <w:tcW w:w="525" w:type="dxa"/>
          </w:tcPr>
          <w:p w14:paraId="512F4A40" w14:textId="5DFDB500" w:rsidR="008A2274" w:rsidRPr="008A2274" w:rsidRDefault="008A2274" w:rsidP="00A8432D">
            <w:pPr>
              <w:rPr>
                <w:sz w:val="22"/>
                <w:szCs w:val="22"/>
              </w:rPr>
            </w:pPr>
            <w:r>
              <w:rPr>
                <w:sz w:val="22"/>
                <w:szCs w:val="22"/>
              </w:rPr>
              <w:t>E75</w:t>
            </w:r>
          </w:p>
        </w:tc>
        <w:tc>
          <w:tcPr>
            <w:tcW w:w="927" w:type="dxa"/>
          </w:tcPr>
          <w:p w14:paraId="1E4058C9" w14:textId="3560AB5E" w:rsidR="008A2274" w:rsidRPr="008A2274" w:rsidRDefault="008A2274" w:rsidP="00A8432D">
            <w:pPr>
              <w:rPr>
                <w:sz w:val="22"/>
                <w:szCs w:val="22"/>
              </w:rPr>
            </w:pPr>
            <w:r>
              <w:rPr>
                <w:sz w:val="22"/>
                <w:szCs w:val="22"/>
              </w:rPr>
              <w:t>34.7</w:t>
            </w:r>
          </w:p>
        </w:tc>
        <w:tc>
          <w:tcPr>
            <w:tcW w:w="787" w:type="dxa"/>
          </w:tcPr>
          <w:p w14:paraId="259AE133" w14:textId="506577A3" w:rsidR="008A2274" w:rsidRPr="008A2274" w:rsidRDefault="008A2274" w:rsidP="00A8432D">
            <w:pPr>
              <w:rPr>
                <w:sz w:val="22"/>
                <w:szCs w:val="22"/>
              </w:rPr>
            </w:pPr>
            <w:r>
              <w:rPr>
                <w:sz w:val="22"/>
                <w:szCs w:val="22"/>
              </w:rPr>
              <w:t>0.266</w:t>
            </w:r>
          </w:p>
        </w:tc>
        <w:tc>
          <w:tcPr>
            <w:tcW w:w="1274" w:type="dxa"/>
          </w:tcPr>
          <w:p w14:paraId="41BE349F" w14:textId="1BA92FA6" w:rsidR="008A2274" w:rsidRPr="008A2274" w:rsidRDefault="008A2274" w:rsidP="00A8432D">
            <w:pPr>
              <w:rPr>
                <w:sz w:val="22"/>
                <w:szCs w:val="22"/>
              </w:rPr>
            </w:pPr>
            <w:r>
              <w:rPr>
                <w:sz w:val="22"/>
                <w:szCs w:val="22"/>
              </w:rPr>
              <w:t>0.625</w:t>
            </w:r>
          </w:p>
        </w:tc>
        <w:tc>
          <w:tcPr>
            <w:tcW w:w="1059" w:type="dxa"/>
          </w:tcPr>
          <w:p w14:paraId="38F5A276" w14:textId="01802F94" w:rsidR="008A2274" w:rsidRPr="008A2274" w:rsidRDefault="008A2274" w:rsidP="00A8432D">
            <w:pPr>
              <w:rPr>
                <w:sz w:val="22"/>
                <w:szCs w:val="22"/>
              </w:rPr>
            </w:pPr>
            <w:r>
              <w:rPr>
                <w:sz w:val="22"/>
                <w:szCs w:val="22"/>
              </w:rPr>
              <w:t>0.982</w:t>
            </w:r>
          </w:p>
        </w:tc>
        <w:tc>
          <w:tcPr>
            <w:tcW w:w="850" w:type="dxa"/>
          </w:tcPr>
          <w:p w14:paraId="42665585" w14:textId="7195B1FE" w:rsidR="008A2274" w:rsidRPr="008A2274" w:rsidRDefault="008A2274" w:rsidP="00A8432D">
            <w:pPr>
              <w:rPr>
                <w:sz w:val="22"/>
                <w:szCs w:val="22"/>
              </w:rPr>
            </w:pPr>
            <w:r>
              <w:rPr>
                <w:sz w:val="22"/>
                <w:szCs w:val="22"/>
              </w:rPr>
              <w:t>1.058</w:t>
            </w:r>
          </w:p>
        </w:tc>
        <w:tc>
          <w:tcPr>
            <w:tcW w:w="951" w:type="dxa"/>
          </w:tcPr>
          <w:p w14:paraId="6AEBA22F" w14:textId="0112D39E" w:rsidR="008A2274" w:rsidRPr="008A2274" w:rsidRDefault="008A2274" w:rsidP="00A8432D">
            <w:pPr>
              <w:rPr>
                <w:sz w:val="22"/>
                <w:szCs w:val="22"/>
              </w:rPr>
            </w:pPr>
            <w:r>
              <w:rPr>
                <w:sz w:val="22"/>
                <w:szCs w:val="22"/>
              </w:rPr>
              <w:t>0.0494</w:t>
            </w:r>
          </w:p>
        </w:tc>
        <w:tc>
          <w:tcPr>
            <w:tcW w:w="1489" w:type="dxa"/>
          </w:tcPr>
          <w:p w14:paraId="6CB9E13A" w14:textId="12D5DDB4" w:rsidR="008A2274" w:rsidRPr="008A2274" w:rsidRDefault="008A2274" w:rsidP="00A8432D">
            <w:pPr>
              <w:rPr>
                <w:sz w:val="22"/>
                <w:szCs w:val="22"/>
              </w:rPr>
            </w:pPr>
            <w:r>
              <w:rPr>
                <w:sz w:val="22"/>
                <w:szCs w:val="22"/>
              </w:rPr>
              <w:t>0.0374</w:t>
            </w:r>
          </w:p>
        </w:tc>
        <w:tc>
          <w:tcPr>
            <w:tcW w:w="1585" w:type="dxa"/>
          </w:tcPr>
          <w:p w14:paraId="32026D86" w14:textId="0DC8BFB8" w:rsidR="008A2274" w:rsidRPr="008A2274" w:rsidRDefault="008A2274" w:rsidP="00A8432D">
            <w:pPr>
              <w:rPr>
                <w:sz w:val="22"/>
                <w:szCs w:val="22"/>
              </w:rPr>
            </w:pPr>
            <w:r>
              <w:rPr>
                <w:sz w:val="22"/>
                <w:szCs w:val="22"/>
              </w:rPr>
              <w:t>0.0636</w:t>
            </w:r>
          </w:p>
        </w:tc>
        <w:tc>
          <w:tcPr>
            <w:tcW w:w="1032" w:type="dxa"/>
          </w:tcPr>
          <w:p w14:paraId="22308679" w14:textId="02847469" w:rsidR="008A2274" w:rsidRPr="008A2274" w:rsidRDefault="008A2274" w:rsidP="00A8432D">
            <w:pPr>
              <w:rPr>
                <w:sz w:val="22"/>
                <w:szCs w:val="22"/>
              </w:rPr>
            </w:pPr>
            <w:r>
              <w:rPr>
                <w:sz w:val="22"/>
                <w:szCs w:val="22"/>
              </w:rPr>
              <w:t>0.501</w:t>
            </w:r>
          </w:p>
        </w:tc>
      </w:tr>
      <w:tr w:rsidR="008A2274" w:rsidRPr="008A2274" w14:paraId="528563B5" w14:textId="77777777" w:rsidTr="008A2274">
        <w:tc>
          <w:tcPr>
            <w:tcW w:w="525" w:type="dxa"/>
          </w:tcPr>
          <w:p w14:paraId="5ECDAE1D" w14:textId="7AF81F0E" w:rsidR="008A2274" w:rsidRPr="008A2274" w:rsidRDefault="008A2274" w:rsidP="00A8432D">
            <w:pPr>
              <w:rPr>
                <w:sz w:val="22"/>
                <w:szCs w:val="22"/>
              </w:rPr>
            </w:pPr>
            <w:r>
              <w:rPr>
                <w:sz w:val="22"/>
                <w:szCs w:val="22"/>
              </w:rPr>
              <w:t>E74</w:t>
            </w:r>
          </w:p>
        </w:tc>
        <w:tc>
          <w:tcPr>
            <w:tcW w:w="927" w:type="dxa"/>
          </w:tcPr>
          <w:p w14:paraId="139D6E72" w14:textId="15A67E40" w:rsidR="008A2274" w:rsidRPr="008A2274" w:rsidRDefault="008A2274" w:rsidP="00A8432D">
            <w:pPr>
              <w:rPr>
                <w:sz w:val="22"/>
                <w:szCs w:val="22"/>
              </w:rPr>
            </w:pPr>
            <w:r>
              <w:rPr>
                <w:sz w:val="22"/>
                <w:szCs w:val="22"/>
              </w:rPr>
              <w:t>44.6</w:t>
            </w:r>
          </w:p>
        </w:tc>
        <w:tc>
          <w:tcPr>
            <w:tcW w:w="787" w:type="dxa"/>
          </w:tcPr>
          <w:p w14:paraId="19A2D213" w14:textId="2171D12F" w:rsidR="008A2274" w:rsidRPr="008A2274" w:rsidRDefault="008A2274" w:rsidP="00A8432D">
            <w:pPr>
              <w:rPr>
                <w:sz w:val="22"/>
                <w:szCs w:val="22"/>
              </w:rPr>
            </w:pPr>
            <w:r>
              <w:rPr>
                <w:sz w:val="22"/>
                <w:szCs w:val="22"/>
              </w:rPr>
              <w:t>0.341</w:t>
            </w:r>
          </w:p>
        </w:tc>
        <w:tc>
          <w:tcPr>
            <w:tcW w:w="1274" w:type="dxa"/>
          </w:tcPr>
          <w:p w14:paraId="1661E165" w14:textId="16C48966" w:rsidR="008A2274" w:rsidRPr="008A2274" w:rsidRDefault="008A2274" w:rsidP="00A8432D">
            <w:pPr>
              <w:rPr>
                <w:sz w:val="22"/>
                <w:szCs w:val="22"/>
              </w:rPr>
            </w:pPr>
            <w:r>
              <w:rPr>
                <w:sz w:val="22"/>
                <w:szCs w:val="22"/>
              </w:rPr>
              <w:t>0.669</w:t>
            </w:r>
          </w:p>
        </w:tc>
        <w:tc>
          <w:tcPr>
            <w:tcW w:w="1059" w:type="dxa"/>
          </w:tcPr>
          <w:p w14:paraId="4410A5E6" w14:textId="40F34D06" w:rsidR="008A2274" w:rsidRPr="008A2274" w:rsidRDefault="008A2274" w:rsidP="00A8432D">
            <w:pPr>
              <w:rPr>
                <w:sz w:val="22"/>
                <w:szCs w:val="22"/>
              </w:rPr>
            </w:pPr>
            <w:r>
              <w:rPr>
                <w:sz w:val="22"/>
                <w:szCs w:val="22"/>
              </w:rPr>
              <w:t>1.106</w:t>
            </w:r>
          </w:p>
        </w:tc>
        <w:tc>
          <w:tcPr>
            <w:tcW w:w="850" w:type="dxa"/>
          </w:tcPr>
          <w:p w14:paraId="4DB949F6" w14:textId="3ADDAFC9" w:rsidR="008A2274" w:rsidRPr="008A2274" w:rsidRDefault="008A2274" w:rsidP="00A8432D">
            <w:pPr>
              <w:rPr>
                <w:sz w:val="22"/>
                <w:szCs w:val="22"/>
              </w:rPr>
            </w:pPr>
            <w:r>
              <w:rPr>
                <w:sz w:val="22"/>
                <w:szCs w:val="22"/>
              </w:rPr>
              <w:t>1.179</w:t>
            </w:r>
          </w:p>
        </w:tc>
        <w:tc>
          <w:tcPr>
            <w:tcW w:w="951" w:type="dxa"/>
          </w:tcPr>
          <w:p w14:paraId="5857414D" w14:textId="53FD0A5C" w:rsidR="008A2274" w:rsidRPr="008A2274" w:rsidRDefault="008A2274" w:rsidP="00A8432D">
            <w:pPr>
              <w:rPr>
                <w:sz w:val="22"/>
                <w:szCs w:val="22"/>
              </w:rPr>
            </w:pPr>
            <w:r>
              <w:rPr>
                <w:sz w:val="22"/>
                <w:szCs w:val="22"/>
              </w:rPr>
              <w:t>0.0727</w:t>
            </w:r>
          </w:p>
        </w:tc>
        <w:tc>
          <w:tcPr>
            <w:tcW w:w="1489" w:type="dxa"/>
          </w:tcPr>
          <w:p w14:paraId="26710622" w14:textId="01AE6D3B" w:rsidR="008A2274" w:rsidRPr="008A2274" w:rsidRDefault="008A2274" w:rsidP="00A8432D">
            <w:pPr>
              <w:rPr>
                <w:sz w:val="22"/>
                <w:szCs w:val="22"/>
              </w:rPr>
            </w:pPr>
            <w:r>
              <w:rPr>
                <w:sz w:val="22"/>
                <w:szCs w:val="22"/>
              </w:rPr>
              <w:t>0.0404</w:t>
            </w:r>
          </w:p>
        </w:tc>
        <w:tc>
          <w:tcPr>
            <w:tcW w:w="1585" w:type="dxa"/>
          </w:tcPr>
          <w:p w14:paraId="5905140D" w14:textId="629545D0" w:rsidR="008A2274" w:rsidRPr="008A2274" w:rsidRDefault="008A2274" w:rsidP="00A8432D">
            <w:pPr>
              <w:rPr>
                <w:sz w:val="22"/>
                <w:szCs w:val="22"/>
              </w:rPr>
            </w:pPr>
            <w:r>
              <w:rPr>
                <w:sz w:val="22"/>
                <w:szCs w:val="22"/>
              </w:rPr>
              <w:t>0.0714</w:t>
            </w:r>
          </w:p>
        </w:tc>
        <w:tc>
          <w:tcPr>
            <w:tcW w:w="1032" w:type="dxa"/>
          </w:tcPr>
          <w:p w14:paraId="32DF1E6D" w14:textId="544DCB48" w:rsidR="008A2274" w:rsidRPr="008A2274" w:rsidRDefault="008A2274" w:rsidP="00A8432D">
            <w:pPr>
              <w:rPr>
                <w:sz w:val="22"/>
                <w:szCs w:val="22"/>
              </w:rPr>
            </w:pPr>
            <w:r>
              <w:rPr>
                <w:sz w:val="22"/>
                <w:szCs w:val="22"/>
              </w:rPr>
              <w:t>0.681</w:t>
            </w:r>
          </w:p>
        </w:tc>
      </w:tr>
      <w:tr w:rsidR="008A2274" w:rsidRPr="008A2274" w14:paraId="01F89B0C" w14:textId="77777777" w:rsidTr="008A2274">
        <w:tc>
          <w:tcPr>
            <w:tcW w:w="525" w:type="dxa"/>
          </w:tcPr>
          <w:p w14:paraId="0C566787" w14:textId="0C4D2706" w:rsidR="008A2274" w:rsidRPr="008A2274" w:rsidRDefault="008A2274" w:rsidP="00A8432D">
            <w:pPr>
              <w:rPr>
                <w:sz w:val="22"/>
                <w:szCs w:val="22"/>
              </w:rPr>
            </w:pPr>
            <w:r>
              <w:rPr>
                <w:sz w:val="22"/>
                <w:szCs w:val="22"/>
              </w:rPr>
              <w:t>E73</w:t>
            </w:r>
          </w:p>
        </w:tc>
        <w:tc>
          <w:tcPr>
            <w:tcW w:w="927" w:type="dxa"/>
          </w:tcPr>
          <w:p w14:paraId="69CE6402" w14:textId="2199E0FC" w:rsidR="008A2274" w:rsidRPr="008A2274" w:rsidRDefault="008A2274" w:rsidP="00A8432D">
            <w:pPr>
              <w:rPr>
                <w:sz w:val="22"/>
                <w:szCs w:val="22"/>
              </w:rPr>
            </w:pPr>
            <w:r>
              <w:rPr>
                <w:sz w:val="22"/>
                <w:szCs w:val="22"/>
              </w:rPr>
              <w:t>65.2</w:t>
            </w:r>
          </w:p>
        </w:tc>
        <w:tc>
          <w:tcPr>
            <w:tcW w:w="787" w:type="dxa"/>
          </w:tcPr>
          <w:p w14:paraId="2DDF82E2" w14:textId="257CEDFB" w:rsidR="008A2274" w:rsidRPr="008A2274" w:rsidRDefault="008A2274" w:rsidP="00A8432D">
            <w:pPr>
              <w:rPr>
                <w:sz w:val="22"/>
                <w:szCs w:val="22"/>
              </w:rPr>
            </w:pPr>
            <w:r>
              <w:rPr>
                <w:sz w:val="22"/>
                <w:szCs w:val="22"/>
              </w:rPr>
              <w:t>0.499</w:t>
            </w:r>
          </w:p>
        </w:tc>
        <w:tc>
          <w:tcPr>
            <w:tcW w:w="1274" w:type="dxa"/>
          </w:tcPr>
          <w:p w14:paraId="72ACEFFD" w14:textId="4E35993C" w:rsidR="008A2274" w:rsidRPr="008A2274" w:rsidRDefault="008A2274" w:rsidP="00A8432D">
            <w:pPr>
              <w:rPr>
                <w:sz w:val="22"/>
                <w:szCs w:val="22"/>
              </w:rPr>
            </w:pPr>
            <w:r>
              <w:rPr>
                <w:sz w:val="22"/>
                <w:szCs w:val="22"/>
              </w:rPr>
              <w:t>0.731</w:t>
            </w:r>
          </w:p>
        </w:tc>
        <w:tc>
          <w:tcPr>
            <w:tcW w:w="1059" w:type="dxa"/>
          </w:tcPr>
          <w:p w14:paraId="6F7FBF95" w14:textId="06C2BB16" w:rsidR="008A2274" w:rsidRPr="008A2274" w:rsidRDefault="008A2274" w:rsidP="00A8432D">
            <w:pPr>
              <w:rPr>
                <w:sz w:val="22"/>
                <w:szCs w:val="22"/>
              </w:rPr>
            </w:pPr>
            <w:r>
              <w:rPr>
                <w:sz w:val="22"/>
                <w:szCs w:val="22"/>
              </w:rPr>
              <w:t>1.314</w:t>
            </w:r>
          </w:p>
        </w:tc>
        <w:tc>
          <w:tcPr>
            <w:tcW w:w="850" w:type="dxa"/>
          </w:tcPr>
          <w:p w14:paraId="12E5AEF1" w14:textId="42D225CC" w:rsidR="008A2274" w:rsidRPr="008A2274" w:rsidRDefault="008A2274" w:rsidP="00A8432D">
            <w:pPr>
              <w:rPr>
                <w:sz w:val="22"/>
                <w:szCs w:val="22"/>
              </w:rPr>
            </w:pPr>
            <w:r>
              <w:rPr>
                <w:sz w:val="22"/>
                <w:szCs w:val="22"/>
              </w:rPr>
              <w:t>1.369</w:t>
            </w:r>
          </w:p>
        </w:tc>
        <w:tc>
          <w:tcPr>
            <w:tcW w:w="951" w:type="dxa"/>
          </w:tcPr>
          <w:p w14:paraId="1075181D" w14:textId="096BEE02" w:rsidR="008A2274" w:rsidRPr="008A2274" w:rsidRDefault="008A2274" w:rsidP="00A8432D">
            <w:pPr>
              <w:rPr>
                <w:sz w:val="22"/>
                <w:szCs w:val="22"/>
              </w:rPr>
            </w:pPr>
            <w:r>
              <w:rPr>
                <w:sz w:val="22"/>
                <w:szCs w:val="22"/>
              </w:rPr>
              <w:t>0.1302</w:t>
            </w:r>
          </w:p>
        </w:tc>
        <w:tc>
          <w:tcPr>
            <w:tcW w:w="1489" w:type="dxa"/>
          </w:tcPr>
          <w:p w14:paraId="772ACBBA" w14:textId="28CFE76A" w:rsidR="008A2274" w:rsidRPr="008A2274" w:rsidRDefault="008A2274" w:rsidP="00A8432D">
            <w:pPr>
              <w:rPr>
                <w:sz w:val="22"/>
                <w:szCs w:val="22"/>
              </w:rPr>
            </w:pPr>
            <w:r>
              <w:rPr>
                <w:sz w:val="22"/>
                <w:szCs w:val="22"/>
              </w:rPr>
              <w:t>0.0455</w:t>
            </w:r>
          </w:p>
        </w:tc>
        <w:tc>
          <w:tcPr>
            <w:tcW w:w="1585" w:type="dxa"/>
          </w:tcPr>
          <w:p w14:paraId="3FD68B71" w14:textId="309F0FA3" w:rsidR="008A2274" w:rsidRPr="008A2274" w:rsidRDefault="008A2274" w:rsidP="00A8432D">
            <w:pPr>
              <w:rPr>
                <w:sz w:val="22"/>
                <w:szCs w:val="22"/>
              </w:rPr>
            </w:pPr>
            <w:r>
              <w:rPr>
                <w:sz w:val="22"/>
                <w:szCs w:val="22"/>
              </w:rPr>
              <w:t>0.0900</w:t>
            </w:r>
          </w:p>
        </w:tc>
        <w:tc>
          <w:tcPr>
            <w:tcW w:w="1032" w:type="dxa"/>
          </w:tcPr>
          <w:p w14:paraId="24B0450B" w14:textId="7FAB84E9" w:rsidR="008A2274" w:rsidRPr="008A2274" w:rsidRDefault="008A2274" w:rsidP="00A8432D">
            <w:pPr>
              <w:rPr>
                <w:sz w:val="22"/>
                <w:szCs w:val="22"/>
              </w:rPr>
            </w:pPr>
            <w:r>
              <w:rPr>
                <w:sz w:val="22"/>
                <w:szCs w:val="22"/>
              </w:rPr>
              <w:t>0.985</w:t>
            </w:r>
          </w:p>
        </w:tc>
      </w:tr>
      <w:tr w:rsidR="008A2274" w:rsidRPr="008A2274" w14:paraId="77725F8F" w14:textId="77777777" w:rsidTr="008A2274">
        <w:tc>
          <w:tcPr>
            <w:tcW w:w="525" w:type="dxa"/>
          </w:tcPr>
          <w:p w14:paraId="53CBC3D1" w14:textId="7310F555" w:rsidR="008A2274" w:rsidRPr="008A2274" w:rsidRDefault="008A2274" w:rsidP="00A8432D">
            <w:pPr>
              <w:rPr>
                <w:sz w:val="22"/>
                <w:szCs w:val="22"/>
              </w:rPr>
            </w:pPr>
            <w:r>
              <w:rPr>
                <w:sz w:val="22"/>
                <w:szCs w:val="22"/>
              </w:rPr>
              <w:t>E72</w:t>
            </w:r>
          </w:p>
        </w:tc>
        <w:tc>
          <w:tcPr>
            <w:tcW w:w="927" w:type="dxa"/>
          </w:tcPr>
          <w:p w14:paraId="4B241BA4" w14:textId="5143AD0B" w:rsidR="008A2274" w:rsidRPr="008A2274" w:rsidRDefault="008A2274" w:rsidP="00A8432D">
            <w:pPr>
              <w:rPr>
                <w:sz w:val="22"/>
                <w:szCs w:val="22"/>
              </w:rPr>
            </w:pPr>
            <w:r>
              <w:rPr>
                <w:sz w:val="22"/>
                <w:szCs w:val="22"/>
              </w:rPr>
              <w:t>93.6</w:t>
            </w:r>
          </w:p>
        </w:tc>
        <w:tc>
          <w:tcPr>
            <w:tcW w:w="787" w:type="dxa"/>
          </w:tcPr>
          <w:p w14:paraId="43453FF0" w14:textId="08B903DD" w:rsidR="008A2274" w:rsidRPr="008A2274" w:rsidRDefault="008A2274" w:rsidP="00A8432D">
            <w:pPr>
              <w:rPr>
                <w:sz w:val="22"/>
                <w:szCs w:val="22"/>
              </w:rPr>
            </w:pPr>
            <w:r>
              <w:rPr>
                <w:sz w:val="22"/>
                <w:szCs w:val="22"/>
              </w:rPr>
              <w:t>0.715</w:t>
            </w:r>
          </w:p>
        </w:tc>
        <w:tc>
          <w:tcPr>
            <w:tcW w:w="1274" w:type="dxa"/>
          </w:tcPr>
          <w:p w14:paraId="52B2C077" w14:textId="6200F4D5" w:rsidR="008A2274" w:rsidRPr="008A2274" w:rsidRDefault="008A2274" w:rsidP="00A8432D">
            <w:pPr>
              <w:rPr>
                <w:sz w:val="22"/>
                <w:szCs w:val="22"/>
              </w:rPr>
            </w:pPr>
            <w:r>
              <w:rPr>
                <w:sz w:val="22"/>
                <w:szCs w:val="22"/>
              </w:rPr>
              <w:t>0.773</w:t>
            </w:r>
          </w:p>
        </w:tc>
        <w:tc>
          <w:tcPr>
            <w:tcW w:w="1059" w:type="dxa"/>
          </w:tcPr>
          <w:p w14:paraId="2E8E6CC0" w14:textId="421A25E8" w:rsidR="008A2274" w:rsidRPr="008A2274" w:rsidRDefault="008A2274" w:rsidP="00A8432D">
            <w:pPr>
              <w:rPr>
                <w:sz w:val="22"/>
                <w:szCs w:val="22"/>
              </w:rPr>
            </w:pPr>
            <w:r>
              <w:rPr>
                <w:sz w:val="22"/>
                <w:szCs w:val="22"/>
              </w:rPr>
              <w:t>1.481</w:t>
            </w:r>
          </w:p>
        </w:tc>
        <w:tc>
          <w:tcPr>
            <w:tcW w:w="850" w:type="dxa"/>
          </w:tcPr>
          <w:p w14:paraId="28EEBB39" w14:textId="335806E9" w:rsidR="008A2274" w:rsidRPr="008A2274" w:rsidRDefault="008A2274" w:rsidP="00A8432D">
            <w:pPr>
              <w:rPr>
                <w:sz w:val="22"/>
                <w:szCs w:val="22"/>
              </w:rPr>
            </w:pPr>
            <w:r>
              <w:rPr>
                <w:sz w:val="22"/>
                <w:szCs w:val="22"/>
              </w:rPr>
              <w:t>1.512</w:t>
            </w:r>
          </w:p>
        </w:tc>
        <w:tc>
          <w:tcPr>
            <w:tcW w:w="951" w:type="dxa"/>
          </w:tcPr>
          <w:p w14:paraId="69913965" w14:textId="6C4AE1FC" w:rsidR="008A2274" w:rsidRPr="008A2274" w:rsidRDefault="008A2274" w:rsidP="00A8432D">
            <w:pPr>
              <w:rPr>
                <w:sz w:val="22"/>
                <w:szCs w:val="22"/>
              </w:rPr>
            </w:pPr>
            <w:r>
              <w:rPr>
                <w:sz w:val="22"/>
                <w:szCs w:val="22"/>
              </w:rPr>
              <w:t>0.2162</w:t>
            </w:r>
          </w:p>
        </w:tc>
        <w:tc>
          <w:tcPr>
            <w:tcW w:w="1489" w:type="dxa"/>
          </w:tcPr>
          <w:p w14:paraId="0353C0AC" w14:textId="042C12B5" w:rsidR="008A2274" w:rsidRPr="008A2274" w:rsidRDefault="008A2274" w:rsidP="00A8432D">
            <w:pPr>
              <w:rPr>
                <w:sz w:val="22"/>
                <w:szCs w:val="22"/>
              </w:rPr>
            </w:pPr>
            <w:r>
              <w:rPr>
                <w:sz w:val="22"/>
                <w:szCs w:val="22"/>
              </w:rPr>
              <w:t>0.0531</w:t>
            </w:r>
          </w:p>
        </w:tc>
        <w:tc>
          <w:tcPr>
            <w:tcW w:w="1585" w:type="dxa"/>
          </w:tcPr>
          <w:p w14:paraId="3F1325F4" w14:textId="71053184" w:rsidR="008A2274" w:rsidRPr="008A2274" w:rsidRDefault="008A2274" w:rsidP="00A8432D">
            <w:pPr>
              <w:rPr>
                <w:sz w:val="22"/>
                <w:szCs w:val="22"/>
              </w:rPr>
            </w:pPr>
            <w:r>
              <w:rPr>
                <w:sz w:val="22"/>
                <w:szCs w:val="22"/>
              </w:rPr>
              <w:t>0.1144</w:t>
            </w:r>
          </w:p>
        </w:tc>
        <w:tc>
          <w:tcPr>
            <w:tcW w:w="1032" w:type="dxa"/>
          </w:tcPr>
          <w:p w14:paraId="5CA3E692" w14:textId="3AA58A49" w:rsidR="008A2274" w:rsidRPr="008A2274" w:rsidRDefault="008A2274" w:rsidP="00A8432D">
            <w:pPr>
              <w:rPr>
                <w:sz w:val="22"/>
                <w:szCs w:val="22"/>
              </w:rPr>
            </w:pPr>
            <w:r>
              <w:rPr>
                <w:sz w:val="22"/>
                <w:szCs w:val="22"/>
              </w:rPr>
              <w:t>1.223</w:t>
            </w:r>
          </w:p>
        </w:tc>
      </w:tr>
      <w:tr w:rsidR="008A2274" w:rsidRPr="008A2274" w14:paraId="1DCA2A5E" w14:textId="77777777" w:rsidTr="008A2274">
        <w:tc>
          <w:tcPr>
            <w:tcW w:w="525" w:type="dxa"/>
          </w:tcPr>
          <w:p w14:paraId="2DC9AC0E" w14:textId="337C7842" w:rsidR="008A2274" w:rsidRPr="008A2274" w:rsidRDefault="008A2274" w:rsidP="00A8432D">
            <w:pPr>
              <w:rPr>
                <w:sz w:val="22"/>
                <w:szCs w:val="22"/>
              </w:rPr>
            </w:pPr>
            <w:r>
              <w:rPr>
                <w:sz w:val="22"/>
                <w:szCs w:val="22"/>
              </w:rPr>
              <w:t>E71</w:t>
            </w:r>
          </w:p>
        </w:tc>
        <w:tc>
          <w:tcPr>
            <w:tcW w:w="927" w:type="dxa"/>
          </w:tcPr>
          <w:p w14:paraId="2CDA4E42" w14:textId="59C865F5" w:rsidR="008A2274" w:rsidRPr="008A2274" w:rsidRDefault="008A2274" w:rsidP="00A8432D">
            <w:pPr>
              <w:rPr>
                <w:sz w:val="22"/>
                <w:szCs w:val="22"/>
              </w:rPr>
            </w:pPr>
            <w:r>
              <w:rPr>
                <w:sz w:val="22"/>
                <w:szCs w:val="22"/>
              </w:rPr>
              <w:t>33.8</w:t>
            </w:r>
          </w:p>
        </w:tc>
        <w:tc>
          <w:tcPr>
            <w:tcW w:w="787" w:type="dxa"/>
          </w:tcPr>
          <w:p w14:paraId="4DF90428" w14:textId="61E77C1A" w:rsidR="008A2274" w:rsidRPr="008A2274" w:rsidRDefault="008A2274" w:rsidP="00A8432D">
            <w:pPr>
              <w:rPr>
                <w:sz w:val="22"/>
                <w:szCs w:val="22"/>
              </w:rPr>
            </w:pPr>
            <w:r>
              <w:rPr>
                <w:sz w:val="22"/>
                <w:szCs w:val="22"/>
              </w:rPr>
              <w:t>0.259</w:t>
            </w:r>
          </w:p>
        </w:tc>
        <w:tc>
          <w:tcPr>
            <w:tcW w:w="1274" w:type="dxa"/>
          </w:tcPr>
          <w:p w14:paraId="652145A0" w14:textId="35BB92FF" w:rsidR="008A2274" w:rsidRPr="008A2274" w:rsidRDefault="008A2274" w:rsidP="00A8432D">
            <w:pPr>
              <w:rPr>
                <w:sz w:val="22"/>
                <w:szCs w:val="22"/>
              </w:rPr>
            </w:pPr>
            <w:r>
              <w:rPr>
                <w:sz w:val="22"/>
                <w:szCs w:val="22"/>
              </w:rPr>
              <w:t>0.607</w:t>
            </w:r>
          </w:p>
        </w:tc>
        <w:tc>
          <w:tcPr>
            <w:tcW w:w="1059" w:type="dxa"/>
          </w:tcPr>
          <w:p w14:paraId="4878F5D3" w14:textId="49C19D8B" w:rsidR="008A2274" w:rsidRPr="008A2274" w:rsidRDefault="008A2274" w:rsidP="00A8432D">
            <w:pPr>
              <w:rPr>
                <w:sz w:val="22"/>
                <w:szCs w:val="22"/>
              </w:rPr>
            </w:pPr>
            <w:r>
              <w:rPr>
                <w:sz w:val="22"/>
                <w:szCs w:val="22"/>
              </w:rPr>
              <w:t>0.933</w:t>
            </w:r>
          </w:p>
        </w:tc>
        <w:tc>
          <w:tcPr>
            <w:tcW w:w="850" w:type="dxa"/>
          </w:tcPr>
          <w:p w14:paraId="637B6C4D" w14:textId="577B4F40" w:rsidR="008A2274" w:rsidRPr="008A2274" w:rsidRDefault="008A2274" w:rsidP="00A8432D">
            <w:pPr>
              <w:rPr>
                <w:sz w:val="22"/>
                <w:szCs w:val="22"/>
              </w:rPr>
            </w:pPr>
            <w:r>
              <w:rPr>
                <w:sz w:val="22"/>
                <w:szCs w:val="22"/>
              </w:rPr>
              <w:t>1.011</w:t>
            </w:r>
          </w:p>
        </w:tc>
        <w:tc>
          <w:tcPr>
            <w:tcW w:w="951" w:type="dxa"/>
          </w:tcPr>
          <w:p w14:paraId="10F6BF36" w14:textId="663E448D" w:rsidR="008A2274" w:rsidRPr="008A2274" w:rsidRDefault="008A2274" w:rsidP="00A8432D">
            <w:pPr>
              <w:rPr>
                <w:sz w:val="22"/>
                <w:szCs w:val="22"/>
              </w:rPr>
            </w:pPr>
            <w:r>
              <w:rPr>
                <w:sz w:val="22"/>
                <w:szCs w:val="22"/>
              </w:rPr>
              <w:t>0.0444</w:t>
            </w:r>
          </w:p>
        </w:tc>
        <w:tc>
          <w:tcPr>
            <w:tcW w:w="1489" w:type="dxa"/>
          </w:tcPr>
          <w:p w14:paraId="65122A0B" w14:textId="2CF52F9D" w:rsidR="008A2274" w:rsidRPr="008A2274" w:rsidRDefault="008A2274" w:rsidP="00A8432D">
            <w:pPr>
              <w:rPr>
                <w:sz w:val="22"/>
                <w:szCs w:val="22"/>
              </w:rPr>
            </w:pPr>
            <w:r>
              <w:rPr>
                <w:sz w:val="22"/>
                <w:szCs w:val="22"/>
              </w:rPr>
              <w:t>0.0306</w:t>
            </w:r>
          </w:p>
        </w:tc>
        <w:tc>
          <w:tcPr>
            <w:tcW w:w="1585" w:type="dxa"/>
          </w:tcPr>
          <w:p w14:paraId="04E3E761" w14:textId="059DC939" w:rsidR="008A2274" w:rsidRPr="008A2274" w:rsidRDefault="008A2274" w:rsidP="00A8432D">
            <w:pPr>
              <w:rPr>
                <w:sz w:val="22"/>
                <w:szCs w:val="22"/>
              </w:rPr>
            </w:pPr>
            <w:r>
              <w:rPr>
                <w:sz w:val="22"/>
                <w:szCs w:val="22"/>
              </w:rPr>
              <w:t>0.0608</w:t>
            </w:r>
          </w:p>
        </w:tc>
        <w:tc>
          <w:tcPr>
            <w:tcW w:w="1032" w:type="dxa"/>
          </w:tcPr>
          <w:p w14:paraId="36301F9F" w14:textId="23D7BD8C" w:rsidR="008A2274" w:rsidRPr="008A2274" w:rsidRDefault="008A2274" w:rsidP="00A8432D">
            <w:pPr>
              <w:rPr>
                <w:sz w:val="22"/>
                <w:szCs w:val="22"/>
              </w:rPr>
            </w:pPr>
            <w:r>
              <w:rPr>
                <w:sz w:val="22"/>
                <w:szCs w:val="22"/>
              </w:rPr>
              <w:t>0.407</w:t>
            </w:r>
          </w:p>
        </w:tc>
      </w:tr>
      <w:tr w:rsidR="008A2274" w:rsidRPr="008A2274" w14:paraId="7ED559EE" w14:textId="77777777" w:rsidTr="008A2274">
        <w:tc>
          <w:tcPr>
            <w:tcW w:w="525" w:type="dxa"/>
          </w:tcPr>
          <w:p w14:paraId="6C27601E" w14:textId="6982B173" w:rsidR="008A2274" w:rsidRPr="008A2274" w:rsidRDefault="008A2274" w:rsidP="00A8432D">
            <w:pPr>
              <w:rPr>
                <w:sz w:val="22"/>
                <w:szCs w:val="22"/>
              </w:rPr>
            </w:pPr>
            <w:r>
              <w:rPr>
                <w:sz w:val="22"/>
                <w:szCs w:val="22"/>
              </w:rPr>
              <w:t>E70</w:t>
            </w:r>
          </w:p>
        </w:tc>
        <w:tc>
          <w:tcPr>
            <w:tcW w:w="927" w:type="dxa"/>
          </w:tcPr>
          <w:p w14:paraId="3D9F4D6B" w14:textId="0E91B0EE" w:rsidR="008A2274" w:rsidRPr="008A2274" w:rsidRDefault="008A2274" w:rsidP="00A8432D">
            <w:pPr>
              <w:rPr>
                <w:sz w:val="22"/>
                <w:szCs w:val="22"/>
              </w:rPr>
            </w:pPr>
            <w:r>
              <w:rPr>
                <w:sz w:val="22"/>
                <w:szCs w:val="22"/>
              </w:rPr>
              <w:t>42.5</w:t>
            </w:r>
          </w:p>
        </w:tc>
        <w:tc>
          <w:tcPr>
            <w:tcW w:w="787" w:type="dxa"/>
          </w:tcPr>
          <w:p w14:paraId="2369D8B7" w14:textId="724F6E56" w:rsidR="008A2274" w:rsidRPr="008A2274" w:rsidRDefault="008A2274" w:rsidP="00A8432D">
            <w:pPr>
              <w:rPr>
                <w:sz w:val="22"/>
                <w:szCs w:val="22"/>
              </w:rPr>
            </w:pPr>
            <w:r>
              <w:rPr>
                <w:sz w:val="22"/>
                <w:szCs w:val="22"/>
              </w:rPr>
              <w:t>0.326</w:t>
            </w:r>
          </w:p>
        </w:tc>
        <w:tc>
          <w:tcPr>
            <w:tcW w:w="1274" w:type="dxa"/>
          </w:tcPr>
          <w:p w14:paraId="2EABABF7" w14:textId="1CC568C9" w:rsidR="008A2274" w:rsidRPr="008A2274" w:rsidRDefault="008A2274" w:rsidP="00A8432D">
            <w:pPr>
              <w:rPr>
                <w:sz w:val="22"/>
                <w:szCs w:val="22"/>
              </w:rPr>
            </w:pPr>
            <w:r>
              <w:rPr>
                <w:sz w:val="22"/>
                <w:szCs w:val="22"/>
              </w:rPr>
              <w:t>0.644</w:t>
            </w:r>
          </w:p>
        </w:tc>
        <w:tc>
          <w:tcPr>
            <w:tcW w:w="1059" w:type="dxa"/>
          </w:tcPr>
          <w:p w14:paraId="0AF0E126" w14:textId="208EE378" w:rsidR="008A2274" w:rsidRPr="008A2274" w:rsidRDefault="008A2274" w:rsidP="00A8432D">
            <w:pPr>
              <w:rPr>
                <w:sz w:val="22"/>
                <w:szCs w:val="22"/>
              </w:rPr>
            </w:pPr>
            <w:r>
              <w:rPr>
                <w:sz w:val="22"/>
                <w:szCs w:val="22"/>
              </w:rPr>
              <w:t>1.032</w:t>
            </w:r>
          </w:p>
        </w:tc>
        <w:tc>
          <w:tcPr>
            <w:tcW w:w="850" w:type="dxa"/>
          </w:tcPr>
          <w:p w14:paraId="55FA2E0B" w14:textId="7556C417" w:rsidR="008A2274" w:rsidRPr="008A2274" w:rsidRDefault="008A2274" w:rsidP="00A8432D">
            <w:pPr>
              <w:rPr>
                <w:sz w:val="22"/>
                <w:szCs w:val="22"/>
              </w:rPr>
            </w:pPr>
            <w:r>
              <w:rPr>
                <w:sz w:val="22"/>
                <w:szCs w:val="22"/>
              </w:rPr>
              <w:t>1.109</w:t>
            </w:r>
          </w:p>
        </w:tc>
        <w:tc>
          <w:tcPr>
            <w:tcW w:w="951" w:type="dxa"/>
          </w:tcPr>
          <w:p w14:paraId="79C54185" w14:textId="69596E6A" w:rsidR="008A2274" w:rsidRPr="008A2274" w:rsidRDefault="008A2274" w:rsidP="00A8432D">
            <w:pPr>
              <w:rPr>
                <w:sz w:val="22"/>
                <w:szCs w:val="22"/>
              </w:rPr>
            </w:pPr>
            <w:r>
              <w:rPr>
                <w:sz w:val="22"/>
                <w:szCs w:val="22"/>
              </w:rPr>
              <w:t>0.0627</w:t>
            </w:r>
          </w:p>
        </w:tc>
        <w:tc>
          <w:tcPr>
            <w:tcW w:w="1489" w:type="dxa"/>
          </w:tcPr>
          <w:p w14:paraId="1F6F903E" w14:textId="273C0F60" w:rsidR="008A2274" w:rsidRPr="008A2274" w:rsidRDefault="008A2274" w:rsidP="00A8432D">
            <w:pPr>
              <w:rPr>
                <w:sz w:val="22"/>
                <w:szCs w:val="22"/>
              </w:rPr>
            </w:pPr>
            <w:r>
              <w:rPr>
                <w:sz w:val="22"/>
                <w:szCs w:val="22"/>
              </w:rPr>
              <w:t>0.0322</w:t>
            </w:r>
          </w:p>
        </w:tc>
        <w:tc>
          <w:tcPr>
            <w:tcW w:w="1585" w:type="dxa"/>
          </w:tcPr>
          <w:p w14:paraId="15FD56FE" w14:textId="166A82F0" w:rsidR="008A2274" w:rsidRPr="008A2274" w:rsidRDefault="008A2274" w:rsidP="00A8432D">
            <w:pPr>
              <w:rPr>
                <w:sz w:val="22"/>
                <w:szCs w:val="22"/>
              </w:rPr>
            </w:pPr>
            <w:r>
              <w:rPr>
                <w:sz w:val="22"/>
                <w:szCs w:val="22"/>
              </w:rPr>
              <w:t>0.0664</w:t>
            </w:r>
          </w:p>
        </w:tc>
        <w:tc>
          <w:tcPr>
            <w:tcW w:w="1032" w:type="dxa"/>
          </w:tcPr>
          <w:p w14:paraId="32FF1827" w14:textId="4FF8DD27" w:rsidR="008A2274" w:rsidRPr="008A2274" w:rsidRDefault="008A2274" w:rsidP="00A8432D">
            <w:pPr>
              <w:rPr>
                <w:sz w:val="22"/>
                <w:szCs w:val="22"/>
              </w:rPr>
            </w:pPr>
            <w:r>
              <w:rPr>
                <w:sz w:val="22"/>
                <w:szCs w:val="22"/>
              </w:rPr>
              <w:t>0.554</w:t>
            </w:r>
          </w:p>
        </w:tc>
      </w:tr>
      <w:tr w:rsidR="008A2274" w:rsidRPr="008A2274" w14:paraId="0EAC9CB2" w14:textId="77777777" w:rsidTr="008A2274">
        <w:tc>
          <w:tcPr>
            <w:tcW w:w="525" w:type="dxa"/>
          </w:tcPr>
          <w:p w14:paraId="321487DB" w14:textId="2027199F" w:rsidR="008A2274" w:rsidRPr="008A2274" w:rsidRDefault="008A2274" w:rsidP="00A8432D">
            <w:pPr>
              <w:rPr>
                <w:sz w:val="22"/>
                <w:szCs w:val="22"/>
              </w:rPr>
            </w:pPr>
            <w:r>
              <w:rPr>
                <w:sz w:val="22"/>
                <w:szCs w:val="22"/>
              </w:rPr>
              <w:t>E69</w:t>
            </w:r>
          </w:p>
        </w:tc>
        <w:tc>
          <w:tcPr>
            <w:tcW w:w="927" w:type="dxa"/>
          </w:tcPr>
          <w:p w14:paraId="58AC98A6" w14:textId="7C28A503" w:rsidR="008A2274" w:rsidRPr="008A2274" w:rsidRDefault="008A2274" w:rsidP="00A8432D">
            <w:pPr>
              <w:rPr>
                <w:sz w:val="22"/>
                <w:szCs w:val="22"/>
              </w:rPr>
            </w:pPr>
            <w:r>
              <w:rPr>
                <w:sz w:val="22"/>
                <w:szCs w:val="22"/>
              </w:rPr>
              <w:t>49.4</w:t>
            </w:r>
          </w:p>
        </w:tc>
        <w:tc>
          <w:tcPr>
            <w:tcW w:w="787" w:type="dxa"/>
          </w:tcPr>
          <w:p w14:paraId="70690C11" w14:textId="18D14BD8" w:rsidR="008A2274" w:rsidRPr="008A2274" w:rsidRDefault="008A2274" w:rsidP="00A8432D">
            <w:pPr>
              <w:rPr>
                <w:sz w:val="22"/>
                <w:szCs w:val="22"/>
              </w:rPr>
            </w:pPr>
            <w:r>
              <w:rPr>
                <w:sz w:val="22"/>
                <w:szCs w:val="22"/>
              </w:rPr>
              <w:t>0.378</w:t>
            </w:r>
          </w:p>
        </w:tc>
        <w:tc>
          <w:tcPr>
            <w:tcW w:w="1274" w:type="dxa"/>
          </w:tcPr>
          <w:p w14:paraId="0900DA5F" w14:textId="105EE417" w:rsidR="008A2274" w:rsidRPr="008A2274" w:rsidRDefault="008A2274" w:rsidP="00A8432D">
            <w:pPr>
              <w:rPr>
                <w:sz w:val="22"/>
                <w:szCs w:val="22"/>
              </w:rPr>
            </w:pPr>
            <w:r>
              <w:rPr>
                <w:sz w:val="22"/>
                <w:szCs w:val="22"/>
              </w:rPr>
              <w:t>0.674</w:t>
            </w:r>
          </w:p>
        </w:tc>
        <w:tc>
          <w:tcPr>
            <w:tcW w:w="1059" w:type="dxa"/>
          </w:tcPr>
          <w:p w14:paraId="00C61B19" w14:textId="63E58130" w:rsidR="008A2274" w:rsidRPr="008A2274" w:rsidRDefault="008A2274" w:rsidP="00A8432D">
            <w:pPr>
              <w:rPr>
                <w:sz w:val="22"/>
                <w:szCs w:val="22"/>
              </w:rPr>
            </w:pPr>
            <w:r>
              <w:rPr>
                <w:sz w:val="22"/>
                <w:szCs w:val="22"/>
              </w:rPr>
              <w:t>1.120</w:t>
            </w:r>
          </w:p>
        </w:tc>
        <w:tc>
          <w:tcPr>
            <w:tcW w:w="850" w:type="dxa"/>
          </w:tcPr>
          <w:p w14:paraId="4B0A447B" w14:textId="5FB28E4F" w:rsidR="008A2274" w:rsidRPr="008A2274" w:rsidRDefault="008A2274" w:rsidP="00A8432D">
            <w:pPr>
              <w:rPr>
                <w:sz w:val="22"/>
                <w:szCs w:val="22"/>
              </w:rPr>
            </w:pPr>
            <w:r>
              <w:rPr>
                <w:sz w:val="22"/>
                <w:szCs w:val="22"/>
              </w:rPr>
              <w:t>1.192</w:t>
            </w:r>
          </w:p>
        </w:tc>
        <w:tc>
          <w:tcPr>
            <w:tcW w:w="951" w:type="dxa"/>
          </w:tcPr>
          <w:p w14:paraId="63F1F794" w14:textId="7BB36A30" w:rsidR="008A2274" w:rsidRPr="008A2274" w:rsidRDefault="008A2274" w:rsidP="00A8432D">
            <w:pPr>
              <w:rPr>
                <w:sz w:val="22"/>
                <w:szCs w:val="22"/>
              </w:rPr>
            </w:pPr>
            <w:r>
              <w:rPr>
                <w:sz w:val="22"/>
                <w:szCs w:val="22"/>
              </w:rPr>
              <w:t>0.0802</w:t>
            </w:r>
          </w:p>
        </w:tc>
        <w:tc>
          <w:tcPr>
            <w:tcW w:w="1489" w:type="dxa"/>
          </w:tcPr>
          <w:p w14:paraId="54B3C65A" w14:textId="357E0E8A" w:rsidR="008A2274" w:rsidRPr="008A2274" w:rsidRDefault="008A2274" w:rsidP="00A8432D">
            <w:pPr>
              <w:rPr>
                <w:sz w:val="22"/>
                <w:szCs w:val="22"/>
              </w:rPr>
            </w:pPr>
            <w:r>
              <w:rPr>
                <w:sz w:val="22"/>
                <w:szCs w:val="22"/>
              </w:rPr>
              <w:t>0.0340</w:t>
            </w:r>
          </w:p>
        </w:tc>
        <w:tc>
          <w:tcPr>
            <w:tcW w:w="1585" w:type="dxa"/>
          </w:tcPr>
          <w:p w14:paraId="0FCD3F84" w14:textId="641BC109" w:rsidR="008A2274" w:rsidRPr="008A2274" w:rsidRDefault="008A2274" w:rsidP="00A8432D">
            <w:pPr>
              <w:rPr>
                <w:sz w:val="22"/>
                <w:szCs w:val="22"/>
              </w:rPr>
            </w:pPr>
            <w:r>
              <w:rPr>
                <w:sz w:val="22"/>
                <w:szCs w:val="22"/>
              </w:rPr>
              <w:t>0.0733</w:t>
            </w:r>
          </w:p>
        </w:tc>
        <w:tc>
          <w:tcPr>
            <w:tcW w:w="1032" w:type="dxa"/>
          </w:tcPr>
          <w:p w14:paraId="500A761B" w14:textId="018E6D0A" w:rsidR="008A2274" w:rsidRPr="008A2274" w:rsidRDefault="008A2274" w:rsidP="00A8432D">
            <w:pPr>
              <w:rPr>
                <w:sz w:val="22"/>
                <w:szCs w:val="22"/>
              </w:rPr>
            </w:pPr>
            <w:r>
              <w:rPr>
                <w:sz w:val="22"/>
                <w:szCs w:val="22"/>
              </w:rPr>
              <w:t>0.628</w:t>
            </w:r>
          </w:p>
        </w:tc>
      </w:tr>
      <w:tr w:rsidR="008A2274" w:rsidRPr="008A2274" w14:paraId="586C24A6" w14:textId="77777777" w:rsidTr="008A2274">
        <w:tc>
          <w:tcPr>
            <w:tcW w:w="525" w:type="dxa"/>
          </w:tcPr>
          <w:p w14:paraId="2813811B" w14:textId="3F1D8891" w:rsidR="008A2274" w:rsidRPr="008A2274" w:rsidRDefault="008A2274" w:rsidP="00A8432D">
            <w:pPr>
              <w:rPr>
                <w:sz w:val="22"/>
                <w:szCs w:val="22"/>
              </w:rPr>
            </w:pPr>
            <w:r>
              <w:rPr>
                <w:sz w:val="22"/>
                <w:szCs w:val="22"/>
              </w:rPr>
              <w:t>E68</w:t>
            </w:r>
          </w:p>
        </w:tc>
        <w:tc>
          <w:tcPr>
            <w:tcW w:w="927" w:type="dxa"/>
          </w:tcPr>
          <w:p w14:paraId="0F4CBF47" w14:textId="75AE5FC4" w:rsidR="008A2274" w:rsidRPr="008A2274" w:rsidRDefault="008A2274" w:rsidP="00A8432D">
            <w:pPr>
              <w:rPr>
                <w:sz w:val="22"/>
                <w:szCs w:val="22"/>
              </w:rPr>
            </w:pPr>
            <w:r>
              <w:rPr>
                <w:sz w:val="22"/>
                <w:szCs w:val="22"/>
              </w:rPr>
              <w:t>58.6</w:t>
            </w:r>
          </w:p>
        </w:tc>
        <w:tc>
          <w:tcPr>
            <w:tcW w:w="787" w:type="dxa"/>
          </w:tcPr>
          <w:p w14:paraId="0E52D1CD" w14:textId="25EBD0D0" w:rsidR="008A2274" w:rsidRPr="008A2274" w:rsidRDefault="008A2274" w:rsidP="00A8432D">
            <w:pPr>
              <w:rPr>
                <w:sz w:val="22"/>
                <w:szCs w:val="22"/>
              </w:rPr>
            </w:pPr>
            <w:r>
              <w:rPr>
                <w:sz w:val="22"/>
                <w:szCs w:val="22"/>
              </w:rPr>
              <w:t>0.449</w:t>
            </w:r>
          </w:p>
        </w:tc>
        <w:tc>
          <w:tcPr>
            <w:tcW w:w="1274" w:type="dxa"/>
          </w:tcPr>
          <w:p w14:paraId="1A475222" w14:textId="4CCE14B1" w:rsidR="008A2274" w:rsidRPr="008A2274" w:rsidRDefault="008A2274" w:rsidP="00A8432D">
            <w:pPr>
              <w:rPr>
                <w:sz w:val="22"/>
                <w:szCs w:val="22"/>
              </w:rPr>
            </w:pPr>
            <w:r>
              <w:rPr>
                <w:sz w:val="22"/>
                <w:szCs w:val="22"/>
              </w:rPr>
              <w:t>0.697</w:t>
            </w:r>
          </w:p>
        </w:tc>
        <w:tc>
          <w:tcPr>
            <w:tcW w:w="1059" w:type="dxa"/>
          </w:tcPr>
          <w:p w14:paraId="3D269FB8" w14:textId="0603AF19" w:rsidR="008A2274" w:rsidRPr="008A2274" w:rsidRDefault="008A2274" w:rsidP="00A8432D">
            <w:pPr>
              <w:rPr>
                <w:sz w:val="22"/>
                <w:szCs w:val="22"/>
              </w:rPr>
            </w:pPr>
            <w:r>
              <w:rPr>
                <w:sz w:val="22"/>
                <w:szCs w:val="22"/>
              </w:rPr>
              <w:t>1.192</w:t>
            </w:r>
          </w:p>
        </w:tc>
        <w:tc>
          <w:tcPr>
            <w:tcW w:w="850" w:type="dxa"/>
          </w:tcPr>
          <w:p w14:paraId="0DCA269F" w14:textId="04AE4B33" w:rsidR="008A2274" w:rsidRPr="008A2274" w:rsidRDefault="008A2274" w:rsidP="00A8432D">
            <w:pPr>
              <w:rPr>
                <w:sz w:val="22"/>
                <w:szCs w:val="22"/>
              </w:rPr>
            </w:pPr>
            <w:r>
              <w:rPr>
                <w:sz w:val="22"/>
                <w:szCs w:val="22"/>
              </w:rPr>
              <w:t>1.257</w:t>
            </w:r>
          </w:p>
        </w:tc>
        <w:tc>
          <w:tcPr>
            <w:tcW w:w="951" w:type="dxa"/>
          </w:tcPr>
          <w:p w14:paraId="1F384DE6" w14:textId="149AAEA9" w:rsidR="008A2274" w:rsidRPr="008A2274" w:rsidRDefault="008A2274" w:rsidP="00A8432D">
            <w:pPr>
              <w:rPr>
                <w:sz w:val="22"/>
                <w:szCs w:val="22"/>
              </w:rPr>
            </w:pPr>
            <w:r>
              <w:rPr>
                <w:sz w:val="22"/>
                <w:szCs w:val="22"/>
              </w:rPr>
              <w:t>0.1027</w:t>
            </w:r>
          </w:p>
        </w:tc>
        <w:tc>
          <w:tcPr>
            <w:tcW w:w="1489" w:type="dxa"/>
          </w:tcPr>
          <w:p w14:paraId="4E112381" w14:textId="334685CB" w:rsidR="008A2274" w:rsidRPr="008A2274" w:rsidRDefault="008A2274" w:rsidP="00A8432D">
            <w:pPr>
              <w:rPr>
                <w:sz w:val="22"/>
                <w:szCs w:val="22"/>
              </w:rPr>
            </w:pPr>
            <w:r>
              <w:rPr>
                <w:sz w:val="22"/>
                <w:szCs w:val="22"/>
              </w:rPr>
              <w:t>0.0357</w:t>
            </w:r>
          </w:p>
        </w:tc>
        <w:tc>
          <w:tcPr>
            <w:tcW w:w="1585" w:type="dxa"/>
          </w:tcPr>
          <w:p w14:paraId="028BF97D" w14:textId="07A39C80" w:rsidR="008A2274" w:rsidRPr="008A2274" w:rsidRDefault="008A2274" w:rsidP="00A8432D">
            <w:pPr>
              <w:rPr>
                <w:sz w:val="22"/>
                <w:szCs w:val="22"/>
              </w:rPr>
            </w:pPr>
            <w:r>
              <w:rPr>
                <w:sz w:val="22"/>
                <w:szCs w:val="22"/>
              </w:rPr>
              <w:t>0.0812</w:t>
            </w:r>
          </w:p>
        </w:tc>
        <w:tc>
          <w:tcPr>
            <w:tcW w:w="1032" w:type="dxa"/>
          </w:tcPr>
          <w:p w14:paraId="4EEED9EB" w14:textId="68EC0689" w:rsidR="008A2274" w:rsidRPr="008A2274" w:rsidRDefault="008A2274" w:rsidP="00A8432D">
            <w:pPr>
              <w:rPr>
                <w:sz w:val="22"/>
                <w:szCs w:val="22"/>
              </w:rPr>
            </w:pPr>
            <w:r>
              <w:rPr>
                <w:sz w:val="22"/>
                <w:szCs w:val="22"/>
              </w:rPr>
              <w:t>0.750</w:t>
            </w:r>
          </w:p>
        </w:tc>
      </w:tr>
      <w:tr w:rsidR="008A2274" w:rsidRPr="008A2274" w14:paraId="76E54FAB" w14:textId="77777777" w:rsidTr="008A2274">
        <w:tc>
          <w:tcPr>
            <w:tcW w:w="525" w:type="dxa"/>
          </w:tcPr>
          <w:p w14:paraId="31CDC861" w14:textId="0B6E0B8A" w:rsidR="008A2274" w:rsidRPr="008A2274" w:rsidRDefault="008A2274" w:rsidP="00A8432D">
            <w:pPr>
              <w:rPr>
                <w:sz w:val="22"/>
                <w:szCs w:val="22"/>
              </w:rPr>
            </w:pPr>
            <w:r>
              <w:rPr>
                <w:sz w:val="22"/>
                <w:szCs w:val="22"/>
              </w:rPr>
              <w:t>E67</w:t>
            </w:r>
          </w:p>
        </w:tc>
        <w:tc>
          <w:tcPr>
            <w:tcW w:w="927" w:type="dxa"/>
          </w:tcPr>
          <w:p w14:paraId="3E8D0DDA" w14:textId="4F9C8737" w:rsidR="008A2274" w:rsidRPr="008A2274" w:rsidRDefault="008A2274" w:rsidP="00A8432D">
            <w:pPr>
              <w:rPr>
                <w:sz w:val="22"/>
                <w:szCs w:val="22"/>
              </w:rPr>
            </w:pPr>
            <w:r>
              <w:rPr>
                <w:sz w:val="22"/>
                <w:szCs w:val="22"/>
              </w:rPr>
              <w:t>72.2</w:t>
            </w:r>
          </w:p>
        </w:tc>
        <w:tc>
          <w:tcPr>
            <w:tcW w:w="787" w:type="dxa"/>
          </w:tcPr>
          <w:p w14:paraId="44592B27" w14:textId="5F0459EF" w:rsidR="008A2274" w:rsidRPr="008A2274" w:rsidRDefault="008A2274" w:rsidP="00A8432D">
            <w:pPr>
              <w:rPr>
                <w:sz w:val="22"/>
                <w:szCs w:val="22"/>
              </w:rPr>
            </w:pPr>
            <w:r>
              <w:rPr>
                <w:sz w:val="22"/>
                <w:szCs w:val="22"/>
              </w:rPr>
              <w:t>0.553</w:t>
            </w:r>
          </w:p>
        </w:tc>
        <w:tc>
          <w:tcPr>
            <w:tcW w:w="1274" w:type="dxa"/>
          </w:tcPr>
          <w:p w14:paraId="2BD95188" w14:textId="33BB617A" w:rsidR="008A2274" w:rsidRPr="008A2274" w:rsidRDefault="008A2274" w:rsidP="00A8432D">
            <w:pPr>
              <w:rPr>
                <w:sz w:val="22"/>
                <w:szCs w:val="22"/>
              </w:rPr>
            </w:pPr>
            <w:r>
              <w:rPr>
                <w:sz w:val="22"/>
                <w:szCs w:val="22"/>
              </w:rPr>
              <w:t>0.731</w:t>
            </w:r>
          </w:p>
        </w:tc>
        <w:tc>
          <w:tcPr>
            <w:tcW w:w="1059" w:type="dxa"/>
          </w:tcPr>
          <w:p w14:paraId="4B19AA7E" w14:textId="1FEC160F" w:rsidR="008A2274" w:rsidRPr="008A2274" w:rsidRDefault="008A2274" w:rsidP="00A8432D">
            <w:pPr>
              <w:rPr>
                <w:sz w:val="22"/>
                <w:szCs w:val="22"/>
              </w:rPr>
            </w:pPr>
            <w:r>
              <w:rPr>
                <w:sz w:val="22"/>
                <w:szCs w:val="22"/>
              </w:rPr>
              <w:t>1.315</w:t>
            </w:r>
          </w:p>
        </w:tc>
        <w:tc>
          <w:tcPr>
            <w:tcW w:w="850" w:type="dxa"/>
          </w:tcPr>
          <w:p w14:paraId="32AE86AE" w14:textId="7C0C1A9B" w:rsidR="008A2274" w:rsidRPr="008A2274" w:rsidRDefault="008A2274" w:rsidP="00A8432D">
            <w:pPr>
              <w:rPr>
                <w:sz w:val="22"/>
                <w:szCs w:val="22"/>
              </w:rPr>
            </w:pPr>
            <w:r>
              <w:rPr>
                <w:sz w:val="22"/>
                <w:szCs w:val="22"/>
              </w:rPr>
              <w:t>1.369</w:t>
            </w:r>
          </w:p>
        </w:tc>
        <w:tc>
          <w:tcPr>
            <w:tcW w:w="951" w:type="dxa"/>
          </w:tcPr>
          <w:p w14:paraId="6C71920E" w14:textId="26BA4AB5" w:rsidR="008A2274" w:rsidRPr="008A2274" w:rsidRDefault="008A2274" w:rsidP="00A8432D">
            <w:pPr>
              <w:rPr>
                <w:sz w:val="22"/>
                <w:szCs w:val="22"/>
              </w:rPr>
            </w:pPr>
            <w:r>
              <w:rPr>
                <w:sz w:val="22"/>
                <w:szCs w:val="22"/>
              </w:rPr>
              <w:t>0.1417</w:t>
            </w:r>
          </w:p>
        </w:tc>
        <w:tc>
          <w:tcPr>
            <w:tcW w:w="1489" w:type="dxa"/>
          </w:tcPr>
          <w:p w14:paraId="5BFD22EA" w14:textId="0EC59E07" w:rsidR="008A2274" w:rsidRPr="008A2274" w:rsidRDefault="008A2274" w:rsidP="00A8432D">
            <w:pPr>
              <w:rPr>
                <w:sz w:val="22"/>
                <w:szCs w:val="22"/>
              </w:rPr>
            </w:pPr>
            <w:r>
              <w:rPr>
                <w:sz w:val="22"/>
                <w:szCs w:val="22"/>
              </w:rPr>
              <w:t>0.0374</w:t>
            </w:r>
          </w:p>
        </w:tc>
        <w:tc>
          <w:tcPr>
            <w:tcW w:w="1585" w:type="dxa"/>
          </w:tcPr>
          <w:p w14:paraId="1931405B" w14:textId="0CA72DEF" w:rsidR="008A2274" w:rsidRPr="008A2274" w:rsidRDefault="008A2274" w:rsidP="00A8432D">
            <w:pPr>
              <w:rPr>
                <w:sz w:val="22"/>
                <w:szCs w:val="22"/>
              </w:rPr>
            </w:pPr>
            <w:r>
              <w:rPr>
                <w:sz w:val="22"/>
                <w:szCs w:val="22"/>
              </w:rPr>
              <w:t>0.0939</w:t>
            </w:r>
          </w:p>
        </w:tc>
        <w:tc>
          <w:tcPr>
            <w:tcW w:w="1032" w:type="dxa"/>
          </w:tcPr>
          <w:p w14:paraId="117E9244" w14:textId="62F89D3B" w:rsidR="008A2274" w:rsidRPr="008A2274" w:rsidRDefault="008A2274" w:rsidP="00A8432D">
            <w:pPr>
              <w:rPr>
                <w:sz w:val="22"/>
                <w:szCs w:val="22"/>
              </w:rPr>
            </w:pPr>
            <w:r>
              <w:rPr>
                <w:sz w:val="22"/>
                <w:szCs w:val="22"/>
              </w:rPr>
              <w:t>0.902</w:t>
            </w:r>
          </w:p>
        </w:tc>
      </w:tr>
    </w:tbl>
    <w:p w14:paraId="76A229F6" w14:textId="77777777" w:rsidR="00317DC1" w:rsidRDefault="00317DC1" w:rsidP="00317DC1"/>
    <w:p w14:paraId="0A57556D" w14:textId="47EC89CE" w:rsidR="00317DC1" w:rsidRDefault="00317DC1" w:rsidP="00C030FD">
      <w:pPr>
        <w:pStyle w:val="Heading2"/>
      </w:pPr>
      <w:r>
        <w:t>Steady field, flow response, and the inversion criterion</w:t>
      </w:r>
    </w:p>
    <w:p w14:paraId="5374E354" w14:textId="77777777" w:rsidR="00317DC1" w:rsidRDefault="00317DC1" w:rsidP="00317DC1"/>
    <w:p w14:paraId="4641F837" w14:textId="5644698C" w:rsidR="00317DC1" w:rsidRDefault="00317DC1" w:rsidP="00317DC1">
      <w:r>
        <w:t xml:space="preserve">The steady temperatures against flow at each configuration are shown in </w:t>
      </w:r>
      <w:r>
        <w:fldChar w:fldCharType="begin"/>
      </w:r>
      <w:r>
        <w:instrText xml:space="preserve"> REF _Ref242577896 \h </w:instrText>
      </w:r>
      <w:r>
        <w:fldChar w:fldCharType="separate"/>
      </w:r>
      <w:r>
        <w:rPr>
          <w:b/>
          <w:bCs/>
        </w:rPr>
        <w:t xml:space="preserve">Figure </w:t>
      </w:r>
      <w:r>
        <w:rPr>
          <w:b/>
          <w:bCs/>
          <w:noProof/>
        </w:rPr>
        <w:t>3</w:t>
      </w:r>
      <w:r>
        <w:fldChar w:fldCharType="end"/>
      </w:r>
      <w:r>
        <w:t>, and the response is strongly graded in depth. Front-face wall temperature falls steeply with flow, at −33.2, −24.3 and −20.8 K per sL min</w:t>
      </w:r>
      <w:r>
        <w:rPr>
          <w:rFonts w:ascii="Cambria Math" w:hAnsi="Cambria Math" w:cs="Cambria Math"/>
        </w:rPr>
        <w:t>⁻</w:t>
      </w:r>
      <w:r>
        <w:rPr>
          <w:rFonts w:ascii="Aptos" w:hAnsi="Aptos" w:cs="Aptos"/>
        </w:rPr>
        <w:t>¹</w:t>
      </w:r>
      <w:r>
        <w:t xml:space="preserve"> at 456, 304 and 256 kW m</w:t>
      </w:r>
      <w:r>
        <w:rPr>
          <w:rFonts w:ascii="Cambria Math" w:hAnsi="Cambria Math" w:cs="Cambria Math"/>
        </w:rPr>
        <w:t>⁻</w:t>
      </w:r>
      <w:r>
        <w:rPr>
          <w:rFonts w:ascii="Aptos" w:hAnsi="Aptos" w:cs="Aptos"/>
        </w:rPr>
        <w:t>²</w:t>
      </w:r>
      <w:r>
        <w:t xml:space="preserve"> with r</w:t>
      </w:r>
      <w:r>
        <w:rPr>
          <w:rFonts w:ascii="Aptos" w:hAnsi="Aptos" w:cs="Aptos"/>
        </w:rPr>
        <w:t>²</w:t>
      </w:r>
      <w:r>
        <w:t xml:space="preserve"> of at least 0.97; the mid-depth wall falls at half to two-thirds that rate; the rear wall barely falls, at −1.1, −1.9 and −5.2 K per sL min</w:t>
      </w:r>
      <w:r>
        <w:rPr>
          <w:rFonts w:ascii="Cambria Math" w:hAnsi="Cambria Math" w:cs="Cambria Math"/>
        </w:rPr>
        <w:t>⁻</w:t>
      </w:r>
      <w:r>
        <w:rPr>
          <w:rFonts w:ascii="Aptos" w:hAnsi="Aptos" w:cs="Aptos"/>
        </w:rPr>
        <w:t>¹</w:t>
      </w:r>
      <w:r>
        <w:t xml:space="preserve"> with r</w:t>
      </w:r>
      <w:r>
        <w:rPr>
          <w:rFonts w:ascii="Aptos" w:hAnsi="Aptos" w:cs="Aptos"/>
        </w:rPr>
        <w:t>²</w:t>
      </w:r>
      <w:r>
        <w:t xml:space="preserve"> of </w:t>
      </w:r>
      <w:r>
        <w:t xml:space="preserve">0.07, 0.12 and 0.76. Outlet gas temperature is nearly flow-invariant at the two higher fluxes (+0.6 and </w:t>
      </w:r>
      <w:r>
        <w:rPr>
          <w:rFonts w:ascii="Aptos" w:hAnsi="Aptos" w:cs="Aptos"/>
        </w:rPr>
        <w:t>−</w:t>
      </w:r>
      <w:r>
        <w:t>0.1 K per sL min</w:t>
      </w:r>
      <w:r>
        <w:rPr>
          <w:rFonts w:ascii="Cambria Math" w:hAnsi="Cambria Math" w:cs="Cambria Math"/>
        </w:rPr>
        <w:t>⁻</w:t>
      </w:r>
      <w:r>
        <w:rPr>
          <w:rFonts w:ascii="Aptos" w:hAnsi="Aptos" w:cs="Aptos"/>
        </w:rPr>
        <w:t>¹</w:t>
      </w:r>
      <w:r>
        <w:t>, r</w:t>
      </w:r>
      <w:r>
        <w:rPr>
          <w:rFonts w:ascii="Aptos" w:hAnsi="Aptos" w:cs="Aptos"/>
        </w:rPr>
        <w:t>²</w:t>
      </w:r>
      <w:r>
        <w:t xml:space="preserve"> </w:t>
      </w:r>
      <w:r>
        <w:rPr>
          <w:rFonts w:ascii="Aptos" w:hAnsi="Aptos" w:cs="Aptos"/>
        </w:rPr>
        <w:t>≤</w:t>
      </w:r>
      <w:r>
        <w:t xml:space="preserve"> 0.03) and falls only weakly at the lowest, at </w:t>
      </w:r>
      <w:r>
        <w:rPr>
          <w:rFonts w:ascii="Aptos" w:hAnsi="Aptos" w:cs="Aptos"/>
        </w:rPr>
        <w:t>−</w:t>
      </w:r>
      <w:r>
        <w:t>3.1 K per sL min</w:t>
      </w:r>
      <w:r>
        <w:rPr>
          <w:rFonts w:ascii="Cambria Math" w:hAnsi="Cambria Math" w:cs="Cambria Math"/>
        </w:rPr>
        <w:t>⁻</w:t>
      </w:r>
      <w:r>
        <w:rPr>
          <w:rFonts w:ascii="Aptos" w:hAnsi="Aptos" w:cs="Aptos"/>
        </w:rPr>
        <w:t>¹</w:t>
      </w:r>
      <w:r>
        <w:t>. At 456 kW m</w:t>
      </w:r>
      <w:r>
        <w:rPr>
          <w:rFonts w:ascii="Cambria Math" w:hAnsi="Cambria Math" w:cs="Cambria Math"/>
        </w:rPr>
        <w:t>⁻</w:t>
      </w:r>
      <w:r>
        <w:rPr>
          <w:rFonts w:ascii="Aptos" w:hAnsi="Aptos" w:cs="Aptos"/>
        </w:rPr>
        <w:t>²</w:t>
      </w:r>
      <w:r>
        <w:t xml:space="preserve"> the outlet gas spans 26 K across the flow range against 264 K for the front-face wall, a ratio of ten; at 304 and 256 kW m</w:t>
      </w:r>
      <w:r>
        <w:rPr>
          <w:rFonts w:ascii="Cambria Math" w:hAnsi="Cambria Math" w:cs="Cambria Math"/>
        </w:rPr>
        <w:t>⁻</w:t>
      </w:r>
      <w:r>
        <w:rPr>
          <w:rFonts w:ascii="Aptos" w:hAnsi="Aptos" w:cs="Aptos"/>
        </w:rPr>
        <w:t>²</w:t>
      </w:r>
      <w:r>
        <w:t xml:space="preserve"> the spans are 51 K against 331 K and 36 K against 194 K respectively.</w:t>
      </w:r>
    </w:p>
    <w:p w14:paraId="6BDC22A1" w14:textId="77777777" w:rsidR="00317DC1" w:rsidRDefault="00317DC1" w:rsidP="00317DC1"/>
    <w:p w14:paraId="4FF334CB" w14:textId="06B042D0" w:rsidR="00E30D98" w:rsidRDefault="00E30D98" w:rsidP="00317DC1">
      <w:r>
        <w:rPr>
          <w:noProof/>
        </w:rPr>
        <w:drawing>
          <wp:inline distT="0" distB="0" distL="0" distR="0" wp14:anchorId="32FFDB83" wp14:editId="067A26BE">
            <wp:extent cx="6480000" cy="2453244"/>
            <wp:effectExtent l="0" t="0" r="0" b="4445"/>
            <wp:docPr id="2039116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16059" name="Picture 203911605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80000" cy="2453244"/>
                    </a:xfrm>
                    <a:prstGeom prst="rect">
                      <a:avLst/>
                    </a:prstGeom>
                  </pic:spPr>
                </pic:pic>
              </a:graphicData>
            </a:graphic>
          </wp:inline>
        </w:drawing>
      </w:r>
    </w:p>
    <w:p w14:paraId="747AD6D4" w14:textId="50302C04" w:rsidR="00317DC1" w:rsidRDefault="00E30D98" w:rsidP="00E30D98">
      <w:pPr>
        <w:pStyle w:val="Caption"/>
      </w:pPr>
      <w:bookmarkStart w:id="4" w:name="_Ref242577896"/>
      <w:r>
        <w:rPr>
          <w:b/>
          <w:bCs/>
        </w:rPr>
        <w:t xml:space="preserve">Figure </w:t>
      </w:r>
      <w:r>
        <w:rPr>
          <w:b/>
          <w:bCs/>
        </w:rPr>
        <w:fldChar w:fldCharType="begin"/>
      </w:r>
      <w:r>
        <w:rPr>
          <w:b/>
          <w:bCs/>
        </w:rPr>
        <w:instrText xml:space="preserve"> SEQ Figure \* ARABIC </w:instrText>
      </w:r>
      <w:r>
        <w:rPr>
          <w:b/>
          <w:bCs/>
        </w:rPr>
        <w:fldChar w:fldCharType="separate"/>
      </w:r>
      <w:r>
        <w:rPr>
          <w:b/>
          <w:bCs/>
          <w:noProof/>
        </w:rPr>
        <w:t>3</w:t>
      </w:r>
      <w:r>
        <w:rPr>
          <w:b/>
          <w:bCs/>
        </w:rPr>
        <w:fldChar w:fldCharType="end"/>
      </w:r>
      <w:bookmarkEnd w:id="4"/>
      <w:r>
        <w:t xml:space="preserve"> Steady and outlet gas temperatures against flow rate at the three lamp configurations.</w:t>
      </w:r>
    </w:p>
    <w:p w14:paraId="279079DB" w14:textId="77777777" w:rsidR="00317DC1" w:rsidRDefault="00317DC1" w:rsidP="00317DC1"/>
    <w:p w14:paraId="6C9F7D54" w14:textId="6662CC3E" w:rsidR="00317DC1" w:rsidRDefault="00CF36B3" w:rsidP="00317DC1">
      <w:r>
        <w:fldChar w:fldCharType="begin"/>
      </w:r>
      <w:r>
        <w:instrText xml:space="preserve"> REF _Ref242577908 \h </w:instrText>
      </w:r>
      <w:r>
        <w:fldChar w:fldCharType="separate"/>
      </w:r>
      <w:r>
        <w:rPr>
          <w:b/>
          <w:bCs/>
        </w:rPr>
        <w:t xml:space="preserve">Figure </w:t>
      </w:r>
      <w:r>
        <w:rPr>
          <w:b/>
          <w:bCs/>
          <w:noProof/>
        </w:rPr>
        <w:t>4</w:t>
      </w:r>
      <w:r>
        <w:fldChar w:fldCharType="end"/>
      </w:r>
      <w:r>
        <w:t xml:space="preserve"> presents the analysis of the axial temperature profile and, in particular, its inversion; </w:t>
      </w:r>
      <w:r>
        <w:fldChar w:fldCharType="begin"/>
      </w:r>
      <w:r>
        <w:instrText xml:space="preserve"> REF _Ref242578330 \h </w:instrText>
      </w:r>
      <w:r>
        <w:fldChar w:fldCharType="separate"/>
      </w:r>
      <w:r>
        <w:rPr>
          <w:b/>
          <w:bCs/>
        </w:rPr>
        <w:t xml:space="preserve">Table </w:t>
      </w:r>
      <w:r>
        <w:rPr>
          <w:b/>
          <w:bCs/>
          <w:noProof/>
        </w:rPr>
        <w:t>3</w:t>
      </w:r>
      <w:r>
        <w:fldChar w:fldCharType="end"/>
      </w:r>
      <w:r>
        <w:t xml:space="preserve"> gives the condition at which the inversion occurs, expressed both as a flow rate and as an effectiveness ε. The side-wall profile inverts as flow increases, crossing zero within the tested range at all three configurations (</w:t>
      </w:r>
      <w:r>
        <w:fldChar w:fldCharType="begin"/>
      </w:r>
      <w:r>
        <w:instrText xml:space="preserve"> REF _Ref242577908 \h </w:instrText>
      </w:r>
      <w:r>
        <w:fldChar w:fldCharType="separate"/>
      </w:r>
      <w:r>
        <w:rPr>
          <w:b/>
          <w:bCs/>
        </w:rPr>
        <w:t xml:space="preserve">Figure </w:t>
      </w:r>
      <w:r>
        <w:rPr>
          <w:b/>
          <w:bCs/>
          <w:noProof/>
        </w:rPr>
        <w:t>4</w:t>
      </w:r>
      <w:r>
        <w:fldChar w:fldCharType="end"/>
      </w:r>
      <w:r>
        <w:t>a), and the crossings collapse when expressed in effectiveness (</w:t>
      </w:r>
      <w:r>
        <w:fldChar w:fldCharType="begin"/>
      </w:r>
      <w:r>
        <w:instrText xml:space="preserve"> REF _Ref242577908 \h </w:instrText>
      </w:r>
      <w:r>
        <w:fldChar w:fldCharType="separate"/>
      </w:r>
      <w:r>
        <w:rPr>
          <w:b/>
          <w:bCs/>
        </w:rPr>
        <w:t xml:space="preserve">Figure </w:t>
      </w:r>
      <w:r>
        <w:rPr>
          <w:b/>
          <w:bCs/>
          <w:noProof/>
        </w:rPr>
        <w:t>4</w:t>
      </w:r>
      <w:r>
        <w:fldChar w:fldCharType="end"/>
      </w:r>
      <w:r>
        <w:t xml:space="preserve">b). </w:t>
      </w:r>
      <w:del w:id="90268" w:author="Claude" w:date="2026-10-23T08:00:00Z">
        <w:r>
          <w:delText xml:space="preserve">However, there are two aspects to be considered</w:delText>
        </w:r>
      </w:del>
      <w:ins w:id="90269" w:author="Claude" w:date="2026-10-23T08:00:00Z">
        <w:r>
          <w:rPr>
            <w:highlight w:val="yellow"/>
          </w:rPr>
          <w:t xml:space="preserve">Two caveats apply</w:t>
        </w:r>
      </w:ins>
      <w:r>
        <w:t xml:space="preserve"> before the threshold is read as a universal number. First, the inversion indicator is the difference between two side-wall probes, at 11 and 58 mm, so </w:t>
      </w:r>
      <w:del w:id="90270" w:author="Claude" w:date="2026-10-23T08:00:00Z">
        <w:r>
          <w:delText xml:space="preserve">what it locates is</w:delText>
        </w:r>
      </w:del>
      <w:ins w:id="90271" w:author="Claude" w:date="2026-10-23T08:00:00Z">
        <w:r>
          <w:rPr>
            <w:highlight w:val="yellow"/>
          </w:rPr>
          <w:t xml:space="preserve">it locates</w:t>
        </w:r>
      </w:ins>
      <w:r>
        <w:t xml:space="preserve"> a front-to-mid crossing along the </w:t>
      </w:r>
      <w:del w:id="90272" w:author="Claude" w:date="2026-10-23T08:00:00Z">
        <w:r>
          <w:delText xml:space="preserve">receiver's axis, but</w:delText>
        </w:r>
      </w:del>
      <w:ins w:id="90273" w:author="Claude" w:date="2026-10-23T08:00:00Z">
        <w:r>
          <w:rPr>
            <w:highlight w:val="yellow"/>
          </w:rPr>
          <w:t xml:space="preserve">receiver axis as</w:t>
        </w:r>
      </w:ins>
      <w:r>
        <w:t xml:space="preserve"> measured on the wall. The true temperature maximum is three-dimensional and need not lie on that wall, since the light beam is Gaussian and carries radial gradients; the radial traverse proposed in section 5.3 would locate it. Second, the inversion threshold also depends on how the effectiveness is formed: ε* uses the length-averaged wall temperature, and section 5.1 shows that its value changes when the reference probe changes. ε* is therefore an operating criterion for this receiver and its instrumentation.</w:t>
      </w:r>
    </w:p>
    <w:p w14:paraId="3D97F740" w14:textId="77777777" w:rsidR="00317DC1" w:rsidRDefault="00317DC1" w:rsidP="00317DC1"/>
    <w:p w14:paraId="4F121266" w14:textId="6F078345" w:rsidR="006B7BD5" w:rsidRDefault="006B7BD5" w:rsidP="006B7BD5">
      <w:pPr>
        <w:pStyle w:val="Caption"/>
      </w:pPr>
      <w:bookmarkStart w:id="5" w:name="_Ref242578330"/>
      <w:r>
        <w:rPr>
          <w:b/>
          <w:bCs/>
        </w:rPr>
        <w:t xml:space="preserve">Table </w:t>
      </w:r>
      <w:r>
        <w:rPr>
          <w:b/>
          <w:bCs/>
        </w:rPr>
        <w:fldChar w:fldCharType="begin"/>
      </w:r>
      <w:r>
        <w:rPr>
          <w:b/>
          <w:bCs/>
        </w:rPr>
        <w:instrText xml:space="preserve"> SEQ Table \* ARABIC </w:instrText>
      </w:r>
      <w:r>
        <w:rPr>
          <w:b/>
          <w:bCs/>
        </w:rPr>
        <w:fldChar w:fldCharType="separate"/>
      </w:r>
      <w:r>
        <w:rPr>
          <w:b/>
          <w:bCs/>
          <w:noProof/>
        </w:rPr>
        <w:t>3</w:t>
      </w:r>
      <w:r>
        <w:rPr>
          <w:b/>
          <w:bCs/>
        </w:rPr>
        <w:fldChar w:fldCharType="end"/>
      </w:r>
      <w:bookmarkEnd w:id="5"/>
      <w:r>
        <w:t xml:space="preserve"> Located inversion crossings at the three configurations, by local interpolation between the bracketing runs and by global linear regression, with the effectiveness at crossing.</w:t>
      </w:r>
    </w:p>
    <w:tbl>
      <w:tblPr>
        <w:tblStyle w:val="TableGrid"/>
        <w:tblW w:w="0" w:type="auto"/>
        <w:jc w:val="center"/>
        <w:tblLook w:val="04A0" w:firstRow="1" w:lastRow="0" w:firstColumn="1" w:lastColumn="0" w:noHBand="0" w:noVBand="1"/>
      </w:tblPr>
      <w:tblGrid>
        <w:gridCol w:w="1428"/>
        <w:gridCol w:w="1386"/>
        <w:gridCol w:w="1865"/>
        <w:gridCol w:w="1385"/>
        <w:gridCol w:w="1865"/>
      </w:tblGrid>
      <w:tr w:rsidR="006B7BD5" w:rsidRPr="006B7BD5" w14:paraId="47169D60" w14:textId="77777777" w:rsidTr="006B7BD5">
        <w:trPr>
          <w:jc w:val="center"/>
        </w:trPr>
        <w:tc>
          <w:tcPr>
            <w:tcW w:w="1428" w:type="dxa"/>
          </w:tcPr>
          <w:p w14:paraId="489A6EE9" w14:textId="68B48576" w:rsidR="006B7BD5" w:rsidRPr="006B7BD5" w:rsidRDefault="006B7BD5" w:rsidP="006B7BD5">
            <w:pPr>
              <w:jc w:val="center"/>
              <w:rPr>
                <w:b/>
                <w:bCs/>
                <w:sz w:val="22"/>
                <w:szCs w:val="22"/>
              </w:rPr>
            </w:pPr>
            <w:r>
              <w:rPr>
                <w:b/>
                <w:bCs/>
                <w:sz w:val="22"/>
                <w:szCs w:val="22"/>
              </w:rPr>
              <w:t xml:space="preserve">Nominal </w:t>
            </w:r>
            <m:oMath>
              <m:sSub>
                <m:sSubPr>
                  <m:ctrlPr>
                    <w:rPr>
                      <w:rFonts w:ascii="Cambria Math" w:hAnsi="Cambria Math"/>
                      <w:b/>
                      <w:bCs/>
                      <w:sz w:val="22"/>
                      <w:szCs w:val="22"/>
                    </w:rPr>
                  </m:ctrlPr>
                </m:sSubPr>
                <m:e>
                  <m:r>
                    <m:rPr>
                      <m:sty m:val="bi"/>
                    </m:rPr>
                    <w:rPr>
                      <w:rFonts w:ascii="Cambria Math" w:hAnsi="Cambria Math"/>
                      <w:sz w:val="22"/>
                      <w:szCs w:val="22"/>
                    </w:rPr>
                    <m:t>G</m:t>
                  </m:r>
                </m:e>
                <m:sub>
                  <m:r>
                    <m:rPr>
                      <m:sty m:val="bi"/>
                    </m:rPr>
                    <w:rPr>
                      <w:rFonts w:ascii="Cambria Math" w:hAnsi="Cambria Math"/>
                      <w:sz w:val="22"/>
                      <w:szCs w:val="22"/>
                    </w:rPr>
                    <m:t>0</m:t>
                  </m:r>
                </m:sub>
              </m:sSub>
            </m:oMath>
            <w:r>
              <w:rPr>
                <w:b/>
                <w:bCs/>
                <w:sz w:val="22"/>
                <w:szCs w:val="22"/>
              </w:rPr>
              <w:t xml:space="preserve"> [kW m</w:t>
            </w:r>
            <w:r>
              <w:rPr>
                <w:rFonts w:ascii="Cambria Math" w:hAnsi="Cambria Math" w:cs="Cambria Math"/>
                <w:b/>
                <w:bCs/>
                <w:sz w:val="22"/>
                <w:szCs w:val="22"/>
              </w:rPr>
              <w:t>⁻</w:t>
            </w:r>
            <w:r>
              <w:rPr>
                <w:rFonts w:ascii="Aptos" w:hAnsi="Aptos" w:cs="Aptos"/>
                <w:b/>
                <w:bCs/>
                <w:sz w:val="22"/>
                <w:szCs w:val="22"/>
              </w:rPr>
              <w:t>²</w:t>
            </w:r>
            <w:r>
              <w:rPr>
                <w:b/>
                <w:bCs/>
                <w:sz w:val="22"/>
                <w:szCs w:val="22"/>
              </w:rPr>
              <w:t>]</w:t>
            </w:r>
          </w:p>
        </w:tc>
        <w:tc>
          <w:tcPr>
            <w:tcW w:w="1386" w:type="dxa"/>
          </w:tcPr>
          <w:p w14:paraId="679DCD23" w14:textId="457115DE"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q</m:t>
                  </m:r>
                </m:e>
                <m:sup>
                  <m:r>
                    <m:rPr>
                      <m:sty m:val="bi"/>
                    </m:rPr>
                    <w:rPr>
                      <w:rFonts w:ascii="Cambria Math" w:hAnsi="Cambria Math"/>
                      <w:sz w:val="22"/>
                      <w:szCs w:val="22"/>
                    </w:rPr>
                    <m:t>*</m:t>
                  </m:r>
                </m:sup>
              </m:sSup>
            </m:oMath>
            <w:r>
              <w:rPr>
                <w:b/>
                <w:bCs/>
                <w:sz w:val="22"/>
                <w:szCs w:val="22"/>
              </w:rPr>
              <w:t xml:space="preserve"> local</w:t>
            </w:r>
            <w:r>
              <w:rPr>
                <w:b/>
                <w:bCs/>
                <w:sz w:val="22"/>
                <w:szCs w:val="22"/>
              </w:rPr>
              <w:br/>
            </w:r>
            <w:r>
              <w:rPr>
                <w:b/>
                <w:bCs/>
                <w:sz w:val="22"/>
                <w:szCs w:val="22"/>
              </w:rPr>
              <w:t>[sL min</w:t>
            </w:r>
            <w:r>
              <w:rPr>
                <w:rFonts w:ascii="Cambria Math" w:hAnsi="Cambria Math" w:cs="Cambria Math"/>
                <w:b/>
                <w:bCs/>
                <w:sz w:val="22"/>
                <w:szCs w:val="22"/>
              </w:rPr>
              <w:t>⁻</w:t>
            </w:r>
            <w:r>
              <w:rPr>
                <w:rFonts w:ascii="Aptos" w:hAnsi="Aptos" w:cs="Aptos"/>
                <w:b/>
                <w:bCs/>
                <w:sz w:val="22"/>
                <w:szCs w:val="22"/>
              </w:rPr>
              <w:t>¹</w:t>
            </w:r>
            <w:r>
              <w:rPr>
                <w:b/>
                <w:bCs/>
                <w:sz w:val="22"/>
                <w:szCs w:val="22"/>
              </w:rPr>
              <w:t>]</w:t>
            </w:r>
          </w:p>
        </w:tc>
        <w:tc>
          <w:tcPr>
            <w:tcW w:w="1865" w:type="dxa"/>
          </w:tcPr>
          <w:p w14:paraId="2BD3B885" w14:textId="7D80F551"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Pr>
                <w:b/>
                <w:bCs/>
                <w:sz w:val="22"/>
                <w:szCs w:val="22"/>
              </w:rPr>
              <w:t xml:space="preserve"> local</w:t>
            </w:r>
          </w:p>
        </w:tc>
        <w:tc>
          <w:tcPr>
            <w:tcW w:w="1385" w:type="dxa"/>
          </w:tcPr>
          <w:p w14:paraId="745A8301" w14:textId="2EADEA50"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q</m:t>
                  </m:r>
                </m:e>
                <m:sup>
                  <m:r>
                    <m:rPr>
                      <m:sty m:val="bi"/>
                    </m:rPr>
                    <w:rPr>
                      <w:rFonts w:ascii="Cambria Math" w:hAnsi="Cambria Math"/>
                      <w:sz w:val="22"/>
                      <w:szCs w:val="22"/>
                    </w:rPr>
                    <m:t>*</m:t>
                  </m:r>
                </m:sup>
              </m:sSup>
            </m:oMath>
            <w:r>
              <w:rPr>
                <w:b/>
                <w:bCs/>
                <w:sz w:val="22"/>
                <w:szCs w:val="22"/>
              </w:rPr>
              <w:t xml:space="preserve"> global</w:t>
            </w:r>
            <w:r>
              <w:rPr>
                <w:b/>
                <w:bCs/>
                <w:sz w:val="22"/>
                <w:szCs w:val="22"/>
              </w:rPr>
              <w:br/>
            </w:r>
            <w:r>
              <w:rPr>
                <w:b/>
                <w:bCs/>
                <w:sz w:val="22"/>
                <w:szCs w:val="22"/>
              </w:rPr>
              <w:t>[sL min</w:t>
            </w:r>
            <w:r>
              <w:rPr>
                <w:rFonts w:ascii="Cambria Math" w:hAnsi="Cambria Math" w:cs="Cambria Math"/>
                <w:b/>
                <w:bCs/>
                <w:sz w:val="22"/>
                <w:szCs w:val="22"/>
              </w:rPr>
              <w:t>⁻</w:t>
            </w:r>
            <w:r>
              <w:rPr>
                <w:rFonts w:ascii="Aptos" w:hAnsi="Aptos" w:cs="Aptos"/>
                <w:b/>
                <w:bCs/>
                <w:sz w:val="22"/>
                <w:szCs w:val="22"/>
              </w:rPr>
              <w:t>¹</w:t>
            </w:r>
            <w:r>
              <w:rPr>
                <w:b/>
                <w:bCs/>
                <w:sz w:val="22"/>
                <w:szCs w:val="22"/>
              </w:rPr>
              <w:t>]</w:t>
            </w:r>
          </w:p>
        </w:tc>
        <w:tc>
          <w:tcPr>
            <w:tcW w:w="1865" w:type="dxa"/>
          </w:tcPr>
          <w:p w14:paraId="4F60C283" w14:textId="091C879E" w:rsidR="006B7BD5" w:rsidRPr="006B7BD5" w:rsidRDefault="00000000" w:rsidP="006B7BD5">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Pr>
                <w:b/>
                <w:bCs/>
                <w:sz w:val="22"/>
                <w:szCs w:val="22"/>
              </w:rPr>
              <w:t xml:space="preserve"> global</w:t>
            </w:r>
          </w:p>
        </w:tc>
      </w:tr>
      <w:tr w:rsidR="006B7BD5" w:rsidRPr="006B7BD5" w14:paraId="67E5F6E2" w14:textId="77777777" w:rsidTr="006B7BD5">
        <w:trPr>
          <w:jc w:val="center"/>
        </w:trPr>
        <w:tc>
          <w:tcPr>
            <w:tcW w:w="1428" w:type="dxa"/>
          </w:tcPr>
          <w:p w14:paraId="245C5861" w14:textId="6E53E7EA" w:rsidR="006B7BD5" w:rsidRPr="006B7BD5" w:rsidRDefault="006B7BD5" w:rsidP="006B7BD5">
            <w:pPr>
              <w:jc w:val="center"/>
              <w:rPr>
                <w:sz w:val="22"/>
                <w:szCs w:val="22"/>
              </w:rPr>
            </w:pPr>
            <w:r>
              <w:rPr>
                <w:sz w:val="22"/>
                <w:szCs w:val="22"/>
              </w:rPr>
              <w:t>456</w:t>
            </w:r>
          </w:p>
        </w:tc>
        <w:tc>
          <w:tcPr>
            <w:tcW w:w="1386" w:type="dxa"/>
          </w:tcPr>
          <w:p w14:paraId="05B74D12" w14:textId="6807DE19" w:rsidR="006B7BD5" w:rsidRPr="006B7BD5" w:rsidRDefault="006B7BD5" w:rsidP="006B7BD5">
            <w:pPr>
              <w:jc w:val="center"/>
              <w:rPr>
                <w:sz w:val="22"/>
                <w:szCs w:val="22"/>
              </w:rPr>
            </w:pPr>
            <w:r>
              <w:rPr>
                <w:sz w:val="22"/>
                <w:szCs w:val="22"/>
              </w:rPr>
              <w:t>10.12</w:t>
            </w:r>
          </w:p>
        </w:tc>
        <w:tc>
          <w:tcPr>
            <w:tcW w:w="1865" w:type="dxa"/>
          </w:tcPr>
          <w:p w14:paraId="6414581F" w14:textId="1088DD4F" w:rsidR="006B7BD5" w:rsidRPr="006B7BD5" w:rsidRDefault="006B7BD5" w:rsidP="006B7BD5">
            <w:pPr>
              <w:jc w:val="center"/>
              <w:rPr>
                <w:sz w:val="22"/>
                <w:szCs w:val="22"/>
              </w:rPr>
            </w:pPr>
            <w:r>
              <w:rPr>
                <w:sz w:val="22"/>
                <w:szCs w:val="22"/>
              </w:rPr>
              <w:t>0.666±0.002</w:t>
            </w:r>
          </w:p>
        </w:tc>
        <w:tc>
          <w:tcPr>
            <w:tcW w:w="1385" w:type="dxa"/>
          </w:tcPr>
          <w:p w14:paraId="7B857A05" w14:textId="581D3952" w:rsidR="006B7BD5" w:rsidRPr="006B7BD5" w:rsidRDefault="006B7BD5" w:rsidP="006B7BD5">
            <w:pPr>
              <w:jc w:val="center"/>
              <w:rPr>
                <w:sz w:val="22"/>
                <w:szCs w:val="22"/>
              </w:rPr>
            </w:pPr>
            <w:r>
              <w:rPr>
                <w:sz w:val="22"/>
                <w:szCs w:val="22"/>
              </w:rPr>
              <w:t>11.08</w:t>
            </w:r>
          </w:p>
        </w:tc>
        <w:tc>
          <w:tcPr>
            <w:tcW w:w="1865" w:type="dxa"/>
          </w:tcPr>
          <w:p w14:paraId="4AA70D13" w14:textId="12A28A80" w:rsidR="006B7BD5" w:rsidRPr="006B7BD5" w:rsidRDefault="006B7BD5" w:rsidP="006B7BD5">
            <w:pPr>
              <w:jc w:val="center"/>
              <w:rPr>
                <w:sz w:val="22"/>
                <w:szCs w:val="22"/>
              </w:rPr>
            </w:pPr>
            <w:r>
              <w:rPr>
                <w:sz w:val="22"/>
                <w:szCs w:val="22"/>
              </w:rPr>
              <w:t>0.673</w:t>
            </w:r>
          </w:p>
        </w:tc>
      </w:tr>
      <w:tr w:rsidR="006B7BD5" w:rsidRPr="006B7BD5" w14:paraId="70A7CDC5" w14:textId="77777777" w:rsidTr="006B7BD5">
        <w:trPr>
          <w:jc w:val="center"/>
        </w:trPr>
        <w:tc>
          <w:tcPr>
            <w:tcW w:w="1428" w:type="dxa"/>
          </w:tcPr>
          <w:p w14:paraId="53EED1A1" w14:textId="6D4266F4" w:rsidR="006B7BD5" w:rsidRPr="006B7BD5" w:rsidRDefault="006B7BD5" w:rsidP="006B7BD5">
            <w:pPr>
              <w:jc w:val="center"/>
              <w:rPr>
                <w:sz w:val="22"/>
                <w:szCs w:val="22"/>
              </w:rPr>
            </w:pPr>
            <w:r>
              <w:rPr>
                <w:sz w:val="22"/>
                <w:szCs w:val="22"/>
              </w:rPr>
              <w:t>304</w:t>
            </w:r>
          </w:p>
        </w:tc>
        <w:tc>
          <w:tcPr>
            <w:tcW w:w="1386" w:type="dxa"/>
          </w:tcPr>
          <w:p w14:paraId="0BECE755" w14:textId="3971C14D" w:rsidR="006B7BD5" w:rsidRPr="006B7BD5" w:rsidRDefault="006B7BD5" w:rsidP="006B7BD5">
            <w:pPr>
              <w:jc w:val="center"/>
              <w:rPr>
                <w:sz w:val="22"/>
                <w:szCs w:val="22"/>
              </w:rPr>
            </w:pPr>
            <w:r>
              <w:rPr>
                <w:sz w:val="22"/>
                <w:szCs w:val="22"/>
              </w:rPr>
              <w:t>8.36</w:t>
            </w:r>
          </w:p>
        </w:tc>
        <w:tc>
          <w:tcPr>
            <w:tcW w:w="1865" w:type="dxa"/>
          </w:tcPr>
          <w:p w14:paraId="1A735331" w14:textId="243CA0C4" w:rsidR="006B7BD5" w:rsidRPr="006B7BD5" w:rsidRDefault="006B7BD5" w:rsidP="006B7BD5">
            <w:pPr>
              <w:jc w:val="center"/>
              <w:rPr>
                <w:sz w:val="22"/>
                <w:szCs w:val="22"/>
              </w:rPr>
            </w:pPr>
            <w:r>
              <w:rPr>
                <w:sz w:val="22"/>
                <w:szCs w:val="22"/>
              </w:rPr>
              <w:t>0.655±0.002</w:t>
            </w:r>
          </w:p>
        </w:tc>
        <w:tc>
          <w:tcPr>
            <w:tcW w:w="1385" w:type="dxa"/>
          </w:tcPr>
          <w:p w14:paraId="554B31D3" w14:textId="54A4CA31" w:rsidR="006B7BD5" w:rsidRPr="006B7BD5" w:rsidRDefault="006B7BD5" w:rsidP="006B7BD5">
            <w:pPr>
              <w:jc w:val="center"/>
              <w:rPr>
                <w:sz w:val="22"/>
                <w:szCs w:val="22"/>
              </w:rPr>
            </w:pPr>
            <w:r>
              <w:rPr>
                <w:sz w:val="22"/>
                <w:szCs w:val="22"/>
              </w:rPr>
              <w:t>10.32</w:t>
            </w:r>
          </w:p>
        </w:tc>
        <w:tc>
          <w:tcPr>
            <w:tcW w:w="1865" w:type="dxa"/>
          </w:tcPr>
          <w:p w14:paraId="40C3603E" w14:textId="3BBCE949" w:rsidR="006B7BD5" w:rsidRPr="006B7BD5" w:rsidRDefault="006B7BD5" w:rsidP="006B7BD5">
            <w:pPr>
              <w:jc w:val="center"/>
              <w:rPr>
                <w:sz w:val="22"/>
                <w:szCs w:val="22"/>
              </w:rPr>
            </w:pPr>
            <w:r>
              <w:rPr>
                <w:sz w:val="22"/>
                <w:szCs w:val="22"/>
              </w:rPr>
              <w:t>0.673</w:t>
            </w:r>
          </w:p>
        </w:tc>
      </w:tr>
      <w:tr w:rsidR="006B7BD5" w:rsidRPr="006B7BD5" w14:paraId="0A9D4784" w14:textId="77777777" w:rsidTr="006B7BD5">
        <w:trPr>
          <w:jc w:val="center"/>
        </w:trPr>
        <w:tc>
          <w:tcPr>
            <w:tcW w:w="1428" w:type="dxa"/>
          </w:tcPr>
          <w:p w14:paraId="0DC21360" w14:textId="3625952A" w:rsidR="006B7BD5" w:rsidRPr="006B7BD5" w:rsidRDefault="006B7BD5" w:rsidP="006B7BD5">
            <w:pPr>
              <w:jc w:val="center"/>
              <w:rPr>
                <w:sz w:val="22"/>
                <w:szCs w:val="22"/>
              </w:rPr>
            </w:pPr>
            <w:r>
              <w:rPr>
                <w:sz w:val="22"/>
                <w:szCs w:val="22"/>
              </w:rPr>
              <w:t>256</w:t>
            </w:r>
          </w:p>
        </w:tc>
        <w:tc>
          <w:tcPr>
            <w:tcW w:w="1386" w:type="dxa"/>
          </w:tcPr>
          <w:p w14:paraId="696E0032" w14:textId="268F8595" w:rsidR="006B7BD5" w:rsidRPr="006B7BD5" w:rsidRDefault="006B7BD5" w:rsidP="006B7BD5">
            <w:pPr>
              <w:jc w:val="center"/>
              <w:rPr>
                <w:sz w:val="22"/>
                <w:szCs w:val="22"/>
              </w:rPr>
            </w:pPr>
            <w:r>
              <w:rPr>
                <w:sz w:val="22"/>
                <w:szCs w:val="22"/>
              </w:rPr>
              <w:t>5.08</w:t>
            </w:r>
          </w:p>
        </w:tc>
        <w:tc>
          <w:tcPr>
            <w:tcW w:w="1865" w:type="dxa"/>
          </w:tcPr>
          <w:p w14:paraId="3C0A7274" w14:textId="042430E2" w:rsidR="006B7BD5" w:rsidRPr="006B7BD5" w:rsidRDefault="006B7BD5" w:rsidP="006B7BD5">
            <w:pPr>
              <w:jc w:val="center"/>
              <w:rPr>
                <w:sz w:val="22"/>
                <w:szCs w:val="22"/>
              </w:rPr>
            </w:pPr>
            <w:r>
              <w:rPr>
                <w:sz w:val="22"/>
                <w:szCs w:val="22"/>
              </w:rPr>
              <w:t>0.642±0.003</w:t>
            </w:r>
          </w:p>
        </w:tc>
        <w:tc>
          <w:tcPr>
            <w:tcW w:w="1385" w:type="dxa"/>
          </w:tcPr>
          <w:p w14:paraId="77D5A261" w14:textId="3C5AB840" w:rsidR="006B7BD5" w:rsidRPr="006B7BD5" w:rsidRDefault="006B7BD5" w:rsidP="006B7BD5">
            <w:pPr>
              <w:jc w:val="center"/>
              <w:rPr>
                <w:sz w:val="22"/>
                <w:szCs w:val="22"/>
              </w:rPr>
            </w:pPr>
            <w:r>
              <w:rPr>
                <w:sz w:val="22"/>
                <w:szCs w:val="22"/>
              </w:rPr>
              <w:t>3.69</w:t>
            </w:r>
          </w:p>
        </w:tc>
        <w:tc>
          <w:tcPr>
            <w:tcW w:w="1865" w:type="dxa"/>
          </w:tcPr>
          <w:p w14:paraId="59C36610" w14:textId="317BF0B8" w:rsidR="006B7BD5" w:rsidRPr="006B7BD5" w:rsidRDefault="006B7BD5" w:rsidP="006B7BD5">
            <w:pPr>
              <w:jc w:val="center"/>
              <w:rPr>
                <w:sz w:val="22"/>
                <w:szCs w:val="22"/>
              </w:rPr>
            </w:pPr>
            <w:r>
              <w:rPr>
                <w:sz w:val="22"/>
                <w:szCs w:val="22"/>
              </w:rPr>
              <w:t>0.628</w:t>
            </w:r>
          </w:p>
        </w:tc>
      </w:tr>
    </w:tbl>
    <w:p w14:paraId="66AC3592" w14:textId="77777777" w:rsidR="00317DC1" w:rsidRDefault="00317DC1" w:rsidP="00317DC1"/>
    <w:p w14:paraId="1CC7FB65" w14:textId="5F313C7C" w:rsidR="00317DC1" w:rsidRDefault="00317DC1" w:rsidP="00317DC1">
      <w:del w:id="90274" w:author="Claude" w:date="2026-10-23T08:00:00Z">
        <w:r>
          <w:delText xml:space="preserve">While the</w:delText>
        </w:r>
      </w:del>
      <w:ins w:id="90275" w:author="Claude" w:date="2026-10-23T08:00:00Z">
        <w:r>
          <w:rPr>
            <w:highlight w:val="yellow"/>
          </w:rPr>
          <w:t xml:space="preserve">The</w:t>
        </w:r>
      </w:ins>
      <w:r>
        <w:t xml:space="preserve"> two estimators agree to within 0.02 in ε* (</w:t>
      </w:r>
      <w:r>
        <w:fldChar w:fldCharType="begin"/>
      </w:r>
      <w:r>
        <w:instrText xml:space="preserve"> REF _Ref242578330 \h </w:instrText>
      </w:r>
      <w:r>
        <w:fldChar w:fldCharType="separate"/>
      </w:r>
      <w:r>
        <w:rPr>
          <w:b/>
          <w:bCs/>
        </w:rPr>
        <w:t xml:space="preserve">Table </w:t>
      </w:r>
      <w:r>
        <w:rPr>
          <w:b/>
          <w:bCs/>
          <w:noProof/>
        </w:rPr>
        <w:t>3</w:t>
      </w:r>
      <w:r>
        <w:fldChar w:fldCharType="end"/>
      </w:r>
      <w:r>
        <w:t xml:space="preserve">), </w:t>
      </w:r>
      <w:del w:id="90276" w:author="Claude" w:date="2026-10-23T08:00:00Z">
        <w:r>
          <w:delText xml:space="preserve">they disagree enough to matter</w:delText>
        </w:r>
      </w:del>
      <w:ins w:id="90277" w:author="Claude" w:date="2026-10-23T08:00:00Z">
        <w:r>
          <w:rPr>
            <w:highlight w:val="yellow"/>
          </w:rPr>
          <w:t xml:space="preserve">but differ in where they place the crossing flow</w:t>
        </w:r>
      </w:ins>
      <w:r>
        <w:t xml:space="preserve">. At 256 kW m</w:t>
      </w:r>
      <w:r>
        <w:rPr>
          <w:rFonts w:ascii="Cambria Math" w:hAnsi="Cambria Math" w:cs="Cambria Math"/>
        </w:rPr>
        <w:t>⁻</w:t>
      </w:r>
      <w:r>
        <w:rPr>
          <w:rFonts w:ascii="Aptos" w:hAnsi="Aptos" w:cs="Aptos"/>
        </w:rPr>
        <w:t>²</w:t>
      </w:r>
      <w:r>
        <w:t xml:space="preserve"> the global regression puts the crossing at 3.69 sL min</w:t>
      </w:r>
      <w:r>
        <w:rPr>
          <w:rFonts w:ascii="Cambria Math" w:hAnsi="Cambria Math" w:cs="Cambria Math"/>
        </w:rPr>
        <w:t>⁻</w:t>
      </w:r>
      <w:r>
        <w:rPr>
          <w:rFonts w:ascii="Aptos" w:hAnsi="Aptos" w:cs="Aptos"/>
        </w:rPr>
        <w:t>¹</w:t>
      </w:r>
      <w:r>
        <w:t xml:space="preserve">, 18% below the lowest flow run at </w:t>
      </w:r>
      <w:r>
        <w:t xml:space="preserve">that flux: only one of the five points in that group is below zero, and the indicator rises steeply from it before flattening, so a single straight line is too shallow at the bottom and carries the crossing outside the data. Local bracketing between the two runs that straddle zero keeps all three crossings inside the measured range and halves the ε* spread, from 0.045 to 0.024; </w:t>
      </w:r>
      <w:del w:id="90278" w:author="Claude" w:date="2026-10-23T08:00:00Z">
        <w:r>
          <w:delText xml:space="preserve">therefore it is</w:delText>
        </w:r>
      </w:del>
      <w:ins w:id="90279" w:author="Claude" w:date="2026-10-23T08:00:00Z">
        <w:r>
          <w:rPr>
            <w:highlight w:val="yellow"/>
          </w:rPr>
          <w:t xml:space="preserve">it is therefore</w:t>
        </w:r>
      </w:ins>
      <w:r>
        <w:t xml:space="preserve"> the estimator adopted here.</w:t>
      </w:r>
    </w:p>
    <w:p w14:paraId="3F0424A3" w14:textId="77777777" w:rsidR="00317DC1" w:rsidRDefault="00317DC1" w:rsidP="00317DC1"/>
    <w:p w14:paraId="4E23D99F" w14:textId="77777777" w:rsidR="00002503" w:rsidRDefault="00002503" w:rsidP="00002503">
      <w:r>
        <w:rPr>
          <w:noProof/>
        </w:rPr>
        <w:drawing>
          <wp:inline distT="0" distB="0" distL="0" distR="0" wp14:anchorId="2514165D" wp14:editId="37064462">
            <wp:extent cx="6480000" cy="2435328"/>
            <wp:effectExtent l="0" t="0" r="0" b="3175"/>
            <wp:docPr id="8539663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66382" name="Picture 8539663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80000" cy="2435328"/>
                    </a:xfrm>
                    <a:prstGeom prst="rect">
                      <a:avLst/>
                    </a:prstGeom>
                  </pic:spPr>
                </pic:pic>
              </a:graphicData>
            </a:graphic>
          </wp:inline>
        </w:drawing>
      </w:r>
    </w:p>
    <w:p w14:paraId="50609A81" w14:textId="0C1EF25F" w:rsidR="00002503" w:rsidRDefault="00002503" w:rsidP="00002503">
      <w:pPr>
        <w:pStyle w:val="Caption"/>
      </w:pPr>
      <w:bookmarkStart w:id="6" w:name="_Ref242577908"/>
      <w:r>
        <w:rPr>
          <w:b/>
          <w:bCs/>
        </w:rPr>
        <w:t xml:space="preserve">Figure </w:t>
      </w:r>
      <w:r>
        <w:rPr>
          <w:b/>
          <w:bCs/>
        </w:rPr>
        <w:fldChar w:fldCharType="begin"/>
      </w:r>
      <w:r>
        <w:rPr>
          <w:b/>
          <w:bCs/>
        </w:rPr>
        <w:instrText xml:space="preserve"> SEQ Figure \* ARABIC </w:instrText>
      </w:r>
      <w:r>
        <w:rPr>
          <w:b/>
          <w:bCs/>
        </w:rPr>
        <w:fldChar w:fldCharType="separate"/>
      </w:r>
      <w:r>
        <w:rPr>
          <w:b/>
          <w:bCs/>
          <w:noProof/>
        </w:rPr>
        <w:t>4</w:t>
      </w:r>
      <w:r>
        <w:rPr>
          <w:b/>
          <w:bCs/>
        </w:rPr>
        <w:fldChar w:fldCharType="end"/>
      </w:r>
      <w:bookmarkEnd w:id="6"/>
      <w:r>
        <w:t xml:space="preserve"> a) The side-wall inversion indicator </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8</m:t>
            </m:r>
          </m:sub>
        </m:sSub>
      </m:oMath>
      <w:r>
        <w:t xml:space="preserve"> against flow at the three configurations, with the located crossings; b) The same data against effectiveness, collapsing at </w:t>
      </w:r>
      <m:oMath>
        <m:sSup>
          <m:sSupPr>
            <m:ctrlPr>
              <w:rPr>
                <w:rFonts w:ascii="Cambria Math" w:hAnsi="Cambria Math"/>
              </w:rPr>
            </m:ctrlPr>
          </m:sSupPr>
          <m:e>
            <m:r>
              <w:rPr>
                <w:rFonts w:ascii="Cambria Math" w:hAnsi="Cambria Math"/>
              </w:rPr>
              <m:t>ε</m:t>
            </m:r>
          </m:e>
          <m:sup>
            <m:r>
              <w:rPr>
                <w:rFonts w:ascii="Cambria Math" w:hAnsi="Cambria Math"/>
              </w:rPr>
              <m:t>*</m:t>
            </m:r>
          </m:sup>
        </m:sSup>
        <m:r>
          <w:rPr>
            <w:rFonts w:ascii="Cambria Math" w:hAnsi="Cambria Math"/>
          </w:rPr>
          <m:t>≈0.65</m:t>
        </m:r>
      </m:oMath>
      <w:r>
        <w:t xml:space="preserve">; c) The wall-to-interior disequilibrium indices at 58 and 107 mm against Reynolds number, rising linearly within every flux group.</w:t>
      </w:r>
    </w:p>
    <w:p w14:paraId="088A91D8" w14:textId="77777777" w:rsidR="00002503" w:rsidRDefault="00002503" w:rsidP="00317DC1"/>
    <w:p w14:paraId="1CFE5DFB" w14:textId="63DB83F2" w:rsidR="00317DC1" w:rsidRDefault="00317DC1" w:rsidP="00317DC1">
      <w:r>
        <w:t>The data support a crossing at ε* ≈ 0.65, rising weakly from 0.642 to 0.666 as the flux rises 1.8-fold. The experimental parameter space is not sufficient to claim either flux independence or a resolved flux dependence. Although the 0.024 spread of effectiveness is well above the 0.002–0.003 Monte Carlo intervals (</w:t>
      </w:r>
      <w:r>
        <w:fldChar w:fldCharType="begin"/>
      </w:r>
      <w:r>
        <w:instrText xml:space="preserve"> REF _Ref242578330 \h </w:instrText>
      </w:r>
      <w:r>
        <w:fldChar w:fldCharType="separate"/>
      </w:r>
      <w:r>
        <w:rPr>
          <w:b/>
          <w:bCs/>
        </w:rPr>
        <w:t xml:space="preserve">Table </w:t>
      </w:r>
      <w:r>
        <w:rPr>
          <w:b/>
          <w:bCs/>
          <w:noProof/>
        </w:rPr>
        <w:t>3</w:t>
      </w:r>
      <w:r>
        <w:fldChar w:fldCharType="end"/>
      </w:r>
      <w:r>
        <w:t xml:space="preserve">), it is still no larger than the difference between the two estimators. </w:t>
      </w:r>
      <w:del w:id="90280" w:author="Claude" w:date="2026-10-23T08:00:00Z">
        <w:r>
          <w:delText xml:space="preserve">In any case, the</w:delText>
        </w:r>
      </w:del>
      <w:ins w:id="90281" w:author="Claude" w:date="2026-10-23T08:00:00Z">
        <w:r>
          <w:rPr>
            <w:highlight w:val="yellow"/>
          </w:rPr>
          <w:t xml:space="preserve">The</w:t>
        </w:r>
      </w:ins>
      <w:r>
        <w:t xml:space="preserve"> form of the criterion is </w:t>
      </w:r>
      <w:del w:id="90282" w:author="Claude" w:date="2026-10-23T08:00:00Z">
        <w:r>
          <w:delText xml:space="preserve">robust because</w:delText>
        </w:r>
      </w:del>
      <w:ins w:id="90283" w:author="Claude" w:date="2026-10-23T08:00:00Z">
        <w:r>
          <w:rPr>
            <w:highlight w:val="yellow"/>
          </w:rPr>
          <w:t xml:space="preserve">nevertheless robust, since</w:t>
        </w:r>
      </w:ins>
      <w:r>
        <w:t xml:space="preserve"> the inversion </w:t>
      </w:r>
      <w:del w:id="90284" w:author="Claude" w:date="2026-10-23T08:00:00Z">
        <w:r>
          <w:delText xml:space="preserve">is set by how much</w:delText>
        </w:r>
      </w:del>
      <w:ins w:id="90285" w:author="Claude" w:date="2026-10-23T08:00:00Z">
        <w:r>
          <w:rPr>
            <w:highlight w:val="yellow"/>
          </w:rPr>
          <w:t xml:space="preserve">depends on the fraction</w:t>
        </w:r>
      </w:ins>
      <w:r>
        <w:t xml:space="preserve"> of the available wall-to-ambient temperature difference </w:t>
      </w:r>
      <w:del w:id="90286" w:author="Claude" w:date="2026-10-23T08:00:00Z">
        <w:r>
          <w:delText xml:space="preserve">the gas has recovered, not by</w:delText>
        </w:r>
      </w:del>
      <w:ins w:id="90287" w:author="Claude" w:date="2026-10-23T08:00:00Z">
        <w:r>
          <w:rPr>
            <w:highlight w:val="yellow"/>
          </w:rPr>
          <w:t xml:space="preserve">recovered by the gas and not on</w:t>
        </w:r>
      </w:ins>
      <w:r>
        <w:t xml:space="preserve"> flow rate or flux separately. Its value, however, depends on the outlet probe: under the δT3 = ±25 K band, ε* at 256 kW m</w:t>
      </w:r>
      <w:r>
        <w:rPr>
          <w:rFonts w:ascii="Cambria Math" w:hAnsi="Cambria Math" w:cs="Cambria Math"/>
        </w:rPr>
        <w:t>⁻</w:t>
      </w:r>
      <w:r>
        <w:rPr>
          <w:rFonts w:ascii="Aptos" w:hAnsi="Aptos" w:cs="Aptos"/>
        </w:rPr>
        <w:t>²</w:t>
      </w:r>
      <w:r>
        <w:t xml:space="preserve"> runs from 0.579 to 0.704.</w:t>
      </w:r>
    </w:p>
    <w:p w14:paraId="656814B6" w14:textId="77777777" w:rsidR="00317DC1" w:rsidRDefault="00317DC1" w:rsidP="00317DC1"/>
    <w:p w14:paraId="64EF829A" w14:textId="1D430370" w:rsidR="00317DC1" w:rsidRDefault="00317DC1" w:rsidP="006B7BD5">
      <w:pPr>
        <w:pStyle w:val="Heading2"/>
      </w:pPr>
      <w:r>
        <w:t>Assembly-scale heat exchange behaviour</w:t>
      </w:r>
    </w:p>
    <w:p w14:paraId="53722AC8" w14:textId="77777777" w:rsidR="00317DC1" w:rsidRDefault="00317DC1" w:rsidP="00317DC1"/>
    <w:p w14:paraId="5DE01684" w14:textId="36C49F61" w:rsidR="00317DC1" w:rsidRDefault="00317DC1" w:rsidP="00317DC1">
      <w:del w:id="90288" w:author="Claude" w:date="2026-10-23T08:00:00Z">
        <w:r>
          <w:delText xml:space="preserve">As per</w:delText>
        </w:r>
      </w:del>
      <w:ins w:id="90289" w:author="Claude" w:date="2026-10-23T08:00:00Z">
        <w:r>
          <w:rPr>
            <w:highlight w:val="yellow"/>
          </w:rPr>
          <w:t xml:space="preserve">According to</w:t>
        </w:r>
      </w:ins>
      <w:r>
        <w:t xml:space="preserve"> {Shah, 1978 #7019@@author-year}</w:t>
      </w:r>
      <w:ins w:id="90290" w:author="Claude" w:date="2026-10-23T08:00:00Z">
        <w:r>
          <w:rPr>
            <w:highlight w:val="yellow"/>
          </w:rPr>
          <w:t xml:space="preserve">,</w:t>
        </w:r>
      </w:ins>
      <w:r>
        <w:t xml:space="preserve"> the fully developed laminar square-duct reference depends on </w:t>
      </w:r>
      <w:ins w:id="90291" w:author="Claude" w:date="2026-10-23T08:00:00Z">
        <w:r>
          <w:rPr>
            <w:highlight w:val="yellow"/>
          </w:rPr>
          <w:t xml:space="preserve">the </w:t>
        </w:r>
      </w:ins>
      <w:r>
        <w:t xml:space="preserve">thermal boundary condition</w:t>
      </w:r>
      <w:del w:id="90292" w:author="Claude" w:date="2026-10-23T08:00:00Z">
        <w:r>
          <w:delText xml:space="preserve"> and in their work they offer three standardized</w:delText>
        </w:r>
      </w:del>
      <w:ins w:id="90293" w:author="Claude" w:date="2026-10-23T08:00:00Z">
        <w:r>
          <w:rPr>
            <w:highlight w:val="yellow"/>
          </w:rPr>
          <w:t xml:space="preserve">, with three standard</w:t>
        </w:r>
      </w:ins>
      <w:r>
        <w:t xml:space="preserve"> cases for unity aspect ratio: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oMath>
      <w:r>
        <w:t xml:space="preserve"> = 2.976 for a uniform wall temperature,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xml:space="preserve"> = 3.091 for a uniform wall heat flux both axially and peripherally, and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H1</m:t>
            </m:r>
          </m:sub>
        </m:sSub>
      </m:oMath>
      <w:r>
        <w:t xml:space="preserve"> = 3.608 for a uniform axial flux with an isothermal perimeter, with the product </w:t>
      </w:r>
      <m:oMath>
        <m:r>
          <w:rPr>
            <w:rFonts w:ascii="Cambria Math" w:hAnsi="Cambria Math"/>
          </w:rPr>
          <m:t>f⋅Re=14.227</m:t>
        </m:r>
      </m:oMath>
      <w:r>
        <w:t xml:space="preserve"> throughout. The two flux conditions differ only in whether the wall conducts heat around the channel perimeter. We adopt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xml:space="preserve">as primary reference, since interior channels see similar radiative and convective conditions on all four walls and thin webs make a peripherally uniform flux </w:t>
      </w:r>
      <w:del w:id="90294" w:author="Claude" w:date="2026-10-23T08:00:00Z">
        <w:r>
          <w:delText xml:space="preserve">the</w:delText>
        </w:r>
      </w:del>
      <w:ins w:id="90295" w:author="Claude" w:date="2026-10-23T08:00:00Z">
        <w:r>
          <w:rPr>
            <w:highlight w:val="yellow"/>
          </w:rPr>
          <w:t xml:space="preserve">a</w:t>
        </w:r>
      </w:ins>
      <w:r>
        <w:t xml:space="preserve"> better idealization than a uniform temperature</w:t>
      </w:r>
      <w:del w:id="90296" w:author="Claude" w:date="2026-10-23T08:00:00Z">
        <w:r>
          <w:delText xml:space="preserve"> - in conjuction</w:delText>
        </w:r>
      </w:del>
      <w:ins w:id="90297" w:author="Claude" w:date="2026-10-23T08:00:00Z">
        <w:r>
          <w:rPr>
            <w:highlight w:val="yellow"/>
          </w:rPr>
          <w:t xml:space="preserve">, consistent</w:t>
        </w:r>
      </w:ins>
      <w:r>
        <w:t xml:space="preserve"> with the negligible web Biot number reported </w:t>
      </w:r>
      <w:del w:id="90298" w:author="Claude" w:date="2026-10-23T08:00:00Z">
        <w:r>
          <w:delText xml:space="preserve">later. Nonetheless and irrespective</w:delText>
        </w:r>
      </w:del>
      <w:ins w:id="90299" w:author="Claude" w:date="2026-10-23T08:00:00Z">
        <w:r>
          <w:rPr>
            <w:highlight w:val="yellow"/>
          </w:rPr>
          <w:t xml:space="preserve">below. Irrespective</w:t>
        </w:r>
      </w:ins>
      <w:r>
        <w:t xml:space="preserve"> of the reference case, the measured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app</m:t>
            </m:r>
          </m:sub>
        </m:sSub>
      </m:oMath>
      <w:r>
        <w:t xml:space="preserve"> (see </w:t>
      </w:r>
      <w:r>
        <w:fldChar w:fldCharType="begin"/>
      </w:r>
      <w:r>
        <w:instrText xml:space="preserve"> REF _Ref242578340 \h </w:instrText>
      </w:r>
      <w:r>
        <w:fldChar w:fldCharType="separate"/>
      </w:r>
      <w:r>
        <w:rPr>
          <w:b/>
          <w:bCs/>
        </w:rPr>
        <w:t xml:space="preserve">Table </w:t>
      </w:r>
      <w:r>
        <w:rPr>
          <w:b/>
          <w:bCs/>
          <w:noProof/>
        </w:rPr>
        <w:t>2</w:t>
      </w:r>
      <w:r>
        <w:fldChar w:fldCharType="end"/>
      </w:r>
      <w:r>
        <w:t xml:space="preserve">) is a factor of 14.3 to 110 below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comparably far below channel-</w:t>
      </w:r>
      <w:r>
        <w:t xml:space="preserve">level Nusselt numbers of order three to four computed for monolith channels under either boundary condition {Cornejo, 2020 #6985}. </w:t>
      </w:r>
      <w:del w:id="90300" w:author="Claude" w:date="2026-10-23T08:00:00Z">
        <w:r>
          <w:delText xml:space="preserve">These point to a rather limited heat transfer exchange</w:delText>
        </w:r>
      </w:del>
      <w:ins w:id="90301" w:author="Claude" w:date="2026-10-23T08:00:00Z">
        <w:r>
          <w:rPr>
            <w:highlight w:val="yellow"/>
          </w:rPr>
          <w:t xml:space="preserve">This points to heat exchange limited</w:t>
        </w:r>
      </w:ins>
      <w:r>
        <w:t xml:space="preserve"> at the </w:t>
      </w:r>
      <w:del w:id="90302" w:author="Claude" w:date="2026-10-23T08:00:00Z">
        <w:r>
          <w:delText xml:space="preserve">full assembly scale and</w:delText>
        </w:r>
      </w:del>
      <w:ins w:id="90303" w:author="Claude" w:date="2026-10-23T08:00:00Z">
        <w:r>
          <w:rPr>
            <w:highlight w:val="yellow"/>
          </w:rPr>
          <w:t xml:space="preserve">assembly scale,</w:t>
        </w:r>
      </w:ins>
      <w:r>
        <w:t xml:space="preserve"> not necessarily at the channel (film) level.</w:t>
      </w:r>
    </w:p>
    <w:p w14:paraId="78CCBA50" w14:textId="77777777" w:rsidR="00317DC1" w:rsidRDefault="00317DC1" w:rsidP="00317DC1"/>
    <w:p w14:paraId="611492A3" w14:textId="364673FD" w:rsidR="00317DC1" w:rsidRDefault="00317DC1" w:rsidP="00317DC1">
      <w:r>
        <w:t>Over the full campaign (</w:t>
      </w:r>
      <w:r>
        <w:fldChar w:fldCharType="begin"/>
      </w:r>
      <w:r>
        <w:instrText xml:space="preserve"> REF _Ref242577965 \h </w:instrText>
      </w:r>
      <w:r>
        <w:fldChar w:fldCharType="separate"/>
      </w:r>
      <w:r>
        <w:rPr>
          <w:b/>
          <w:bCs/>
        </w:rPr>
        <w:t xml:space="preserve">Figure </w:t>
      </w:r>
      <w:r>
        <w:rPr>
          <w:b/>
          <w:bCs/>
          <w:noProof/>
        </w:rPr>
        <w:t>5</w:t>
      </w:r>
      <w:r>
        <w:fldChar w:fldCharType="end"/>
      </w:r>
      <w:r>
        <w:t>a), the apparent Nusselt number follows a power law,</w:t>
      </w:r>
    </w:p>
    <w:p w14:paraId="2BB507E9" w14:textId="77777777" w:rsidR="007516BA" w:rsidRDefault="007516BA" w:rsidP="00317DC1"/>
    <w:p w14:paraId="6D4A4F8E" w14:textId="326A8DA1" w:rsidR="00317DC1" w:rsidRPr="007516BA" w:rsidRDefault="006B7BD5" w:rsidP="00317DC1">
      <w:pPr>
        <w:rPr>
          <w:rFonts w:eastAsiaTheme="minorEastAsia"/>
        </w:rPr>
      </w:pPr>
      <m:oMathPara>
        <m:oMath>
          <m:r>
            <w:rPr>
              <w:rFonts w:ascii="Cambria Math" w:hAnsi="Cambria Math"/>
            </w:rPr>
            <m:t>N</m:t>
          </m:r>
          <m:sSub>
            <m:sSubPr>
              <m:ctrlPr>
                <w:rPr>
                  <w:rFonts w:ascii="Cambria Math" w:hAnsi="Cambria Math"/>
                </w:rPr>
              </m:ctrlPr>
            </m:sSubPr>
            <m:e>
              <m:r>
                <w:rPr>
                  <w:rFonts w:ascii="Cambria Math" w:hAnsi="Cambria Math"/>
                </w:rPr>
                <m:t>u</m:t>
              </m:r>
            </m:e>
            <m:sub>
              <m:r>
                <m:rPr>
                  <m:sty m:val="p"/>
                </m:rPr>
                <w:rPr>
                  <w:rFonts w:ascii="Cambria Math" w:hAnsi="Cambria Math"/>
                </w:rPr>
                <m:t>app</m:t>
              </m:r>
            </m:sub>
          </m:sSub>
          <m:r>
            <w:rPr>
              <w:rFonts w:ascii="Cambria Math" w:hAnsi="Cambria Math"/>
            </w:rPr>
            <m:t>=</m:t>
          </m:r>
          <m:d>
            <m:dPr>
              <m:ctrlPr>
                <w:rPr>
                  <w:rFonts w:ascii="Cambria Math" w:hAnsi="Cambria Math"/>
                </w:rPr>
              </m:ctrlPr>
            </m:dPr>
            <m:e>
              <m:r>
                <w:rPr>
                  <w:rFonts w:ascii="Cambria Math" w:hAnsi="Cambria Math"/>
                </w:rPr>
                <m:t>3.14±0.11</m:t>
              </m:r>
            </m:e>
          </m:d>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 R</m:t>
          </m:r>
          <m:sSubSup>
            <m:sSubSupPr>
              <m:ctrlPr>
                <w:rPr>
                  <w:rFonts w:ascii="Cambria Math" w:hAnsi="Cambria Math"/>
                </w:rPr>
              </m:ctrlPr>
            </m:sSubSupPr>
            <m:e>
              <m:r>
                <w:rPr>
                  <w:rFonts w:ascii="Cambria Math" w:hAnsi="Cambria Math"/>
                </w:rPr>
                <m:t>e</m:t>
              </m:r>
            </m:e>
            <m:sub>
              <m:r>
                <m:rPr>
                  <m:sty m:val="p"/>
                </m:rPr>
                <w:rPr>
                  <w:rFonts w:ascii="Cambria Math" w:hAnsi="Cambria Math"/>
                </w:rPr>
                <m:t>nom</m:t>
              </m:r>
            </m:sub>
            <m:sup>
              <m:r>
                <w:rPr>
                  <w:rFonts w:ascii="Cambria Math" w:hAnsi="Cambria Math"/>
                </w:rPr>
                <m:t>1.444</m:t>
              </m:r>
            </m:sup>
          </m:sSub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=0.968, n=15,</m:t>
          </m:r>
        </m:oMath>
      </m:oMathPara>
    </w:p>
    <w:p w14:paraId="2A1B749A" w14:textId="77777777" w:rsidR="007516BA" w:rsidRDefault="007516BA" w:rsidP="00317DC1"/>
    <w:p w14:paraId="56DADA58" w14:textId="33AABD1B" w:rsidR="00317DC1" w:rsidRDefault="00317DC1" w:rsidP="00317DC1">
      <w:r>
        <w:t xml:space="preserve">with pooled (all data together) regression standard error ±0.072 and instrumental Monte Carlo term ±0.003; the regression term exceeds the instrumental one roughly twentyfold, so </w:t>
      </w:r>
      <w:ins w:id="90304" w:author="Claude" w:date="2026-10-23T08:00:00Z">
        <w:r>
          <w:rPr>
            <w:highlight w:val="yellow"/>
          </w:rPr>
          <w:t xml:space="preserve">the </w:t>
        </w:r>
      </w:ins>
      <w:r>
        <w:t xml:space="preserve">residual dispersion is physical and </w:t>
      </w:r>
      <w:del w:id="90305" w:author="Claude" w:date="2026-10-23T08:00:00Z">
        <w:r>
          <w:delText xml:space="preserve">is not driven by metrology or random errors</w:delText>
        </w:r>
      </w:del>
      <w:ins w:id="90306" w:author="Claude" w:date="2026-10-23T08:00:00Z">
        <w:r>
          <w:rPr>
            <w:highlight w:val="yellow"/>
          </w:rPr>
          <w:t xml:space="preserve">not instrumental</w:t>
        </w:r>
      </w:ins>
      <w:r>
        <w:t xml:space="preserve">. Fitted separately per irradiance configuration the exponent is 1.440, 1.476 and 1.530 at 256, 304 and 456 kW m</w:t>
      </w:r>
      <w:r>
        <w:rPr>
          <w:rFonts w:ascii="Cambria Math" w:hAnsi="Cambria Math" w:cs="Cambria Math"/>
        </w:rPr>
        <w:t>⁻</w:t>
      </w:r>
      <w:r>
        <w:rPr>
          <w:rFonts w:ascii="Aptos" w:hAnsi="Aptos" w:cs="Aptos"/>
        </w:rPr>
        <w:t>²</w:t>
      </w:r>
      <w:r>
        <w:t xml:space="preserve"> (r</w:t>
      </w:r>
      <w:r>
        <w:rPr>
          <w:rFonts w:ascii="Aptos" w:hAnsi="Aptos" w:cs="Aptos"/>
        </w:rPr>
        <w:t>²</w:t>
      </w:r>
      <w:r>
        <w:t xml:space="preserve"> </w:t>
      </w:r>
      <w:r>
        <w:rPr>
          <w:rFonts w:ascii="Aptos" w:hAnsi="Aptos" w:cs="Aptos"/>
        </w:rPr>
        <w:t>≥</w:t>
      </w:r>
      <w:r>
        <w:t xml:space="preserve"> 0.9996 each), so pooled scatter reflects a flux-ordered offset plus a weak monotonic trend in the exponent. A common-slope model with a separate prefactor per irradiance configuration gives exponent 1.472, regression SE </w:t>
      </w:r>
      <w:r>
        <w:rPr>
          <w:rFonts w:ascii="Aptos" w:hAnsi="Aptos" w:cs="Aptos"/>
        </w:rPr>
        <w:t>±</w:t>
      </w:r>
      <w:r>
        <w:t xml:space="preserve">0.011, instrumental term </w:t>
      </w:r>
      <w:r>
        <w:rPr>
          <w:rFonts w:ascii="Aptos" w:hAnsi="Aptos" w:cs="Aptos"/>
        </w:rPr>
        <w:t>±</w:t>
      </w:r>
      <w:r>
        <w:t>0.003, r</w:t>
      </w:r>
      <w:r>
        <w:rPr>
          <w:rFonts w:ascii="Aptos" w:hAnsi="Aptos" w:cs="Aptos"/>
        </w:rPr>
        <w:t>²</w:t>
      </w:r>
      <w:r>
        <w:t xml:space="preserve"> = 0.9993, and prefactors 3.24, 2.72 and 2.55 </w:t>
      </w:r>
      <w:r>
        <w:rPr>
          <w:rFonts w:ascii="Aptos" w:hAnsi="Aptos" w:cs="Aptos"/>
        </w:rPr>
        <w:t>×</w:t>
      </w:r>
      <w:r>
        <w:t>10</w:t>
      </w:r>
      <w:r>
        <w:rPr>
          <w:rFonts w:ascii="Cambria Math" w:hAnsi="Cambria Math" w:cs="Cambria Math"/>
        </w:rPr>
        <w:t>⁻</w:t>
      </w:r>
      <w:r>
        <w:rPr>
          <w:rFonts w:ascii="Aptos" w:hAnsi="Aptos" w:cs="Aptos"/>
        </w:rPr>
        <w:t>⁴</w:t>
      </w:r>
      <w:r>
        <w:t xml:space="preserve"> in the same order. This grouped model is reported as the primary correlation alongside the pooled fit, because it is the better determined of the two and because the data were acquired at three discrete irradiance levels.</w:t>
      </w:r>
    </w:p>
    <w:p w14:paraId="24F74134" w14:textId="77777777" w:rsidR="00317DC1" w:rsidRDefault="00317DC1" w:rsidP="00317DC1"/>
    <w:p w14:paraId="11591D88" w14:textId="62DF834E" w:rsidR="00317DC1" w:rsidRDefault="006B7BD5" w:rsidP="00317DC1">
      <w:r>
        <w:rPr>
          <w:noProof/>
        </w:rPr>
        <w:drawing>
          <wp:inline distT="0" distB="0" distL="0" distR="0" wp14:anchorId="33BD2BE4" wp14:editId="260F60EE">
            <wp:extent cx="6480000" cy="2668853"/>
            <wp:effectExtent l="0" t="0" r="0" b="0"/>
            <wp:docPr id="698939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39502" name="Picture 69893950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80000" cy="2668853"/>
                    </a:xfrm>
                    <a:prstGeom prst="rect">
                      <a:avLst/>
                    </a:prstGeom>
                  </pic:spPr>
                </pic:pic>
              </a:graphicData>
            </a:graphic>
          </wp:inline>
        </w:drawing>
      </w:r>
    </w:p>
    <w:p w14:paraId="22CEAD3F" w14:textId="68F08009" w:rsidR="00317DC1" w:rsidRDefault="006B7BD5" w:rsidP="006B7BD5">
      <w:pPr>
        <w:pStyle w:val="Caption"/>
      </w:pPr>
      <w:bookmarkStart w:id="7" w:name="_Ref242577965"/>
      <w:r>
        <w:rPr>
          <w:b/>
          <w:bCs/>
        </w:rPr>
        <w:t xml:space="preserve">Figure </w:t>
      </w:r>
      <w:r>
        <w:rPr>
          <w:b/>
          <w:bCs/>
        </w:rPr>
        <w:fldChar w:fldCharType="begin"/>
      </w:r>
      <w:r>
        <w:rPr>
          <w:b/>
          <w:bCs/>
        </w:rPr>
        <w:instrText xml:space="preserve"> SEQ Figure \* ARABIC </w:instrText>
      </w:r>
      <w:r>
        <w:rPr>
          <w:b/>
          <w:bCs/>
        </w:rPr>
        <w:fldChar w:fldCharType="separate"/>
      </w:r>
      <w:r>
        <w:rPr>
          <w:b/>
          <w:bCs/>
          <w:noProof/>
        </w:rPr>
        <w:t>5</w:t>
      </w:r>
      <w:r>
        <w:rPr>
          <w:b/>
          <w:bCs/>
        </w:rPr>
        <w:fldChar w:fldCharType="end"/>
      </w:r>
      <w:bookmarkEnd w:id="7"/>
      <w:r>
        <w:rPr>
          <w:b/>
          <w:bCs/>
        </w:rPr>
        <w:t xml:space="preserve"> </w:t>
      </w:r>
      <w:r>
        <w:t xml:space="preserve"> a) Apparent Nusselt number against nominal channel Reynolds number, with the fully developed laminar square-duct literature reference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r>
          <w:rPr>
            <w:rFonts w:ascii="Cambria Math" w:hAnsi="Cambria Math"/>
          </w:rPr>
          <m:t>=3.09</m:t>
        </m:r>
      </m:oMath>
      <w:r>
        <w:t xml:space="preserve">and the band spanning the other two thermal boundary conditions,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T</m:t>
            </m:r>
          </m:sub>
        </m:sSub>
        <m:r>
          <w:rPr>
            <w:rFonts w:ascii="Cambria Math" w:hAnsi="Cambria Math"/>
          </w:rPr>
          <m:t xml:space="preserve">=2.98 </m:t>
        </m:r>
      </m:oMath>
      <w:r>
        <w:t xml:space="preserve">to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H1</m:t>
            </m:r>
          </m:sub>
        </m:sSub>
        <m:r>
          <w:rPr>
            <w:rFonts w:ascii="Cambria Math" w:hAnsi="Cambria Math"/>
          </w:rPr>
          <m:t>=3.61</m:t>
        </m:r>
      </m:oMath>
      <w:r>
        <w:t xml:space="preserve"> {Shah, 1978 #7019}. Solid lines are the primary common-slope grouping per irradiance level; the dashed line is the pooled (all together) single-fit; b) Profile-corrected transfer-unit count against Reynolds number (filled symbols) with the isothermal-wall identity </w:t>
      </w:r>
      <m:oMath>
        <m:r>
          <w:rPr>
            <w:rFonts w:ascii="Cambria Math" w:hAnsi="Cambria Math"/>
          </w:rPr>
          <m:t>-</m:t>
        </m:r>
        <m:func>
          <m:funcPr>
            <m:ctrlPr>
              <w:rPr>
                <w:rFonts w:ascii="Cambria Math" w:hAnsi="Cambria Math"/>
              </w:rPr>
            </m:ctrlPr>
          </m:funcPr>
          <m:fName>
            <m:r>
              <w:rPr>
                <w:rFonts w:ascii="Cambria Math" w:hAnsi="Cambria Math"/>
              </w:rPr>
              <m:t>ln</m:t>
            </m:r>
          </m:fName>
          <m:e>
            <m:d>
              <m:dPr>
                <m:ctrlPr>
                  <w:rPr>
                    <w:rFonts w:ascii="Cambria Math" w:hAnsi="Cambria Math"/>
                  </w:rPr>
                </m:ctrlPr>
              </m:dPr>
              <m:e>
                <m:r>
                  <w:rPr>
                    <w:rFonts w:ascii="Cambria Math" w:hAnsi="Cambria Math"/>
                  </w:rPr>
                  <m:t>1-ε</m:t>
                </m:r>
              </m:e>
            </m:d>
          </m:e>
        </m:func>
      </m:oMath>
      <w:r>
        <w:t xml:space="preserve"> (open symbols), and the respective slope fit on Reynolds number (solid line), against the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requirement of a conductance that is a fixed function of axial position (dashed line).</w:t>
      </w:r>
    </w:p>
    <w:p w14:paraId="6DD8FE42" w14:textId="77777777" w:rsidR="00317DC1" w:rsidRDefault="00317DC1" w:rsidP="00317DC1"/>
    <w:p w14:paraId="389F28E8" w14:textId="4F626414" w:rsidR="00317DC1" w:rsidRDefault="00317DC1" w:rsidP="00317DC1">
      <w:r>
        <w:t xml:space="preserve">As</w:t>
      </w:r>
      <w:ins w:id="90307" w:author="Claude" w:date="2026-10-23T08:00:00Z">
        <w:r>
          <w:rPr>
            <w:highlight w:val="yellow"/>
          </w:rPr>
          <w:t xml:space="preserve"> shown in</w:t>
        </w:r>
      </w:ins>
      <w:r>
        <w:t xml:space="preserve"> section 3.1</w:t>
      </w:r>
      <w:del w:id="90308" w:author="Claude" w:date="2026-10-23T08:00:00Z">
        <w:r>
          <w:delText xml:space="preserve"> established</w:delText>
        </w:r>
      </w:del>
      <w:r>
        <w:t xml:space="preserve">, the Nusselt exponent is the effectiveness trend </w:t>
      </w:r>
      <w:del w:id="90309" w:author="Claude" w:date="2026-10-23T08:00:00Z">
        <w:r>
          <w:delText xml:space="preserve">with</w:delText>
        </w:r>
      </w:del>
      <w:ins w:id="90310" w:author="Claude" w:date="2026-10-23T08:00:00Z">
        <w:r>
          <w:rPr>
            <w:highlight w:val="yellow"/>
          </w:rPr>
          <w:t xml:space="preserve">plus</w:t>
        </w:r>
      </w:ins>
      <w:r>
        <w:t xml:space="preserve"> a definitional unit</w:t>
      </w:r>
      <w:del w:id="90311" w:author="Claude" w:date="2026-10-23T08:00:00Z">
        <w:r>
          <w:delText xml:space="preserve"> added to it</w:delText>
        </w:r>
      </w:del>
      <w:r>
        <w:t xml:space="preserve">, so the </w:t>
      </w:r>
      <w:del w:id="90312" w:author="Claude" w:date="2026-10-23T08:00:00Z">
        <w:r>
          <w:delText xml:space="preserve">quantity carrying independent information</w:delText>
        </w:r>
      </w:del>
      <w:ins w:id="90313" w:author="Claude" w:date="2026-10-23T08:00:00Z">
        <w:r>
          <w:rPr>
            <w:highlight w:val="yellow"/>
          </w:rPr>
          <w:t xml:space="preserve">independent quantity</w:t>
        </w:r>
      </w:ins>
      <w:r>
        <w:t xml:space="preserve"> is the transfer-unit count</w:t>
      </w:r>
      <w:del w:id="90314" w:author="Claude" w:date="2026-10-23T08:00:00Z">
        <w:r>
          <w:delText xml:space="preserve"> — a dimensionless measure of how much heat exchange the gas actually receives over the monolith length</w:delText>
        </w:r>
      </w:del>
      <w:r>
        <w:t xml:space="preserve">. Integrating the gas energy equation through the measured piecewise-linear wall profile with </w:t>
      </w:r>
      <w:r>
        <w:t xml:space="preserve">a uniform </w:t>
      </w:r>
      <m:oMath>
        <m:r>
          <w:rPr>
            <w:rFonts w:ascii="Cambria Math" w:hAnsi="Cambria Math"/>
          </w:rPr>
          <m:t>h</m:t>
        </m:r>
      </m:oMath>
      <w:r>
        <w:t xml:space="preserve">, and solving for the </w:t>
      </w:r>
      <m:oMath>
        <m:r>
          <w:rPr>
            <w:rFonts w:ascii="Cambria Math" w:hAnsi="Cambria Math"/>
          </w:rPr>
          <m:t>N=hPL/ṁ</m:t>
        </m:r>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that reproduces each run's measured outlet temperature, gives (</w:t>
      </w:r>
      <w:r>
        <w:fldChar w:fldCharType="begin"/>
      </w:r>
      <w:r>
        <w:instrText xml:space="preserve"> REF _Ref242577965 \h </w:instrText>
      </w:r>
      <w:r>
        <w:fldChar w:fldCharType="separate"/>
      </w:r>
      <w:r>
        <w:rPr>
          <w:b/>
          <w:bCs/>
        </w:rPr>
        <w:t xml:space="preserve">Figure </w:t>
      </w:r>
      <w:r>
        <w:rPr>
          <w:b/>
          <w:bCs/>
          <w:noProof/>
        </w:rPr>
        <w:t>5</w:t>
      </w:r>
      <w:r>
        <w:fldChar w:fldCharType="end"/>
      </w:r>
      <w:r>
        <w:t>b)</w:t>
      </w:r>
    </w:p>
    <w:p w14:paraId="3C056CE5" w14:textId="77777777" w:rsidR="00087DF8" w:rsidRDefault="00087DF8" w:rsidP="00317DC1"/>
    <w:p w14:paraId="4CF11ABB" w14:textId="67A574F9" w:rsidR="00317DC1" w:rsidRPr="00087DF8" w:rsidRDefault="00000000" w:rsidP="00317DC1">
      <w:pPr>
        <w:rPr>
          <w:rFonts w:eastAsiaTheme="minorEastAsia"/>
        </w:rPr>
      </w:pPr>
      <m:oMathPara>
        <m:oMath>
          <m:sSub>
            <m:sSubPr>
              <m:ctrlPr>
                <w:rPr>
                  <w:rFonts w:ascii="Cambria Math" w:hAnsi="Cambria Math"/>
                </w:rPr>
              </m:ctrlPr>
            </m:sSubPr>
            <m:e>
              <m:r>
                <w:rPr>
                  <w:rFonts w:ascii="Cambria Math" w:hAnsi="Cambria Math"/>
                </w:rPr>
                <m:t>N</m:t>
              </m:r>
            </m:e>
            <m:sub>
              <m:r>
                <m:rPr>
                  <m:sty m:val="p"/>
                </m:rPr>
                <w:rPr>
                  <w:rFonts w:ascii="Cambria Math" w:hAnsi="Cambria Math"/>
                </w:rPr>
                <m:t>prof</m:t>
              </m:r>
            </m:sub>
          </m:sSub>
          <m:r>
            <w:rPr>
              <w:rFonts w:ascii="Cambria Math" w:hAnsi="Cambria Math"/>
            </w:rPr>
            <m:t>∝R</m:t>
          </m:r>
          <m:sSubSup>
            <m:sSubSupPr>
              <m:ctrlPr>
                <w:rPr>
                  <w:rFonts w:ascii="Cambria Math" w:hAnsi="Cambria Math"/>
                </w:rPr>
              </m:ctrlPr>
            </m:sSubSupPr>
            <m:e>
              <m:r>
                <w:rPr>
                  <w:rFonts w:ascii="Cambria Math" w:hAnsi="Cambria Math"/>
                </w:rPr>
                <m:t>e</m:t>
              </m:r>
            </m:e>
            <m:sub>
              <m:r>
                <m:rPr>
                  <m:sty m:val="p"/>
                </m:rPr>
                <w:rPr>
                  <w:rFonts w:ascii="Cambria Math" w:hAnsi="Cambria Math"/>
                </w:rPr>
                <m:t>nom</m:t>
              </m:r>
            </m:sub>
            <m:sup>
              <m:r>
                <w:rPr>
                  <w:rFonts w:ascii="Cambria Math" w:hAnsi="Cambria Math"/>
                </w:rPr>
                <m:t>+0.341</m:t>
              </m:r>
            </m:sup>
          </m:sSubSup>
          <m:r>
            <w:rPr>
              <w:rFonts w:ascii="Cambria Math" w:hAnsi="Cambria Math"/>
            </w:rPr>
            <m:t>,  ±0.004 </m:t>
          </m:r>
          <m:r>
            <m:rPr>
              <m:nor/>
            </m:rPr>
            <m:t>(instrumental)</m:t>
          </m:r>
          <m:r>
            <w:rPr>
              <w:rFonts w:ascii="Cambria Math" w:hAnsi="Cambria Math"/>
            </w:rPr>
            <m:t>, ±0.040 </m:t>
          </m:r>
          <m:r>
            <m:rPr>
              <m:nor/>
            </m:rPr>
            <m:t>(regression SE)</m:t>
          </m:r>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=0.846</m:t>
          </m:r>
        </m:oMath>
      </m:oMathPara>
    </w:p>
    <w:p w14:paraId="2E03ECF0" w14:textId="77777777" w:rsidR="00087DF8" w:rsidRDefault="00087DF8" w:rsidP="00317DC1"/>
    <w:p w14:paraId="589B5897" w14:textId="53501B56" w:rsidR="00317DC1" w:rsidRDefault="00317DC1" w:rsidP="00317DC1">
      <w:r>
        <w:t xml:space="preserve">These counts exceed the isothermal-wall identity values by 1.4% to 8.7%, largest at low flow where the axial wall gradient is steepest, and the identity itself gives </w:t>
      </w:r>
      <m:oMath>
        <m:r>
          <w:rPr>
            <w:rFonts w:ascii="Cambria Math" w:hAnsi="Cambria Math"/>
          </w:rPr>
          <m:t>NT</m:t>
        </m:r>
        <m:sSub>
          <m:sSubPr>
            <m:ctrlPr>
              <w:rPr>
                <w:rFonts w:ascii="Cambria Math" w:hAnsi="Cambria Math"/>
              </w:rPr>
            </m:ctrlPr>
          </m:sSubPr>
          <m:e>
            <m:r>
              <w:rPr>
                <w:rFonts w:ascii="Cambria Math" w:hAnsi="Cambria Math"/>
              </w:rPr>
              <m:t>U</m:t>
            </m:r>
          </m:e>
          <m:sub>
            <m:r>
              <w:rPr>
                <w:rFonts w:ascii="Cambria Math" w:hAnsi="Cambria Math"/>
              </w:rPr>
              <m:t>app</m:t>
            </m:r>
          </m:sub>
        </m:sSub>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d>
              <m:dPr>
                <m:ctrlPr>
                  <w:rPr>
                    <w:rFonts w:ascii="Cambria Math" w:hAnsi="Cambria Math"/>
                  </w:rPr>
                </m:ctrlPr>
              </m:dPr>
              <m:e>
                <m:r>
                  <w:rPr>
                    <w:rFonts w:ascii="Cambria Math" w:hAnsi="Cambria Math"/>
                  </w:rPr>
                  <m:t>+0.389±0.045</m:t>
                </m:r>
              </m:e>
            </m:d>
          </m:sup>
        </m:sSubSup>
      </m:oMath>
      <w:r>
        <w:t xml:space="preserve">. The wall temperature profile is not available over the full length, since the probes start at 11 mm and finish at 107 mm, leaving the front 11 mm and rear 30 mm of the monolith unmeasured. Of the six plausible extrapolations considered, four yield admissible profiles; the two using a full linear continuation of the rear gradient are excluded because, for five of the fifteen runs, they place the exit wall temperature below the measured outlet gas temperature, which no single-stream model can produce. All admissible extrapolations move the exponent at the ±0.01 level, two orders of magnitude below the disagreement </w:t>
      </w:r>
      <w:del w:id="90315" w:author="Claude" w:date="2026-10-23T08:00:00Z">
        <w:r>
          <w:delText xml:space="preserve">established next (SM S4 presents the full analysis)</w:delText>
        </w:r>
      </w:del>
      <w:ins w:id="90316" w:author="Claude" w:date="2026-10-23T08:00:00Z">
        <w:r>
          <w:rPr>
            <w:highlight w:val="yellow"/>
          </w:rPr>
          <w:t xml:space="preserve">discussed next (full analysis in SM S4).</w:t>
        </w:r>
      </w:ins>
    </w:p>
    <w:p w14:paraId="5AA27ED5" w14:textId="77777777" w:rsidR="00317DC1" w:rsidRDefault="00317DC1" w:rsidP="00317DC1"/>
    <w:p w14:paraId="26E89363" w14:textId="77777777" w:rsidR="00317DC1" w:rsidRDefault="00317DC1" w:rsidP="00317DC1">
      <w:del w:id="90317" w:author="Claude" w:date="2026-10-23T08:00:00Z">
        <w:r>
          <w:delText xml:space="preserve">Transfer units increase</w:delText>
        </w:r>
      </w:del>
      <w:ins w:id="90318" w:author="Claude" w:date="2026-10-23T08:00:00Z">
        <w:r>
          <w:rPr>
            <w:highlight w:val="yellow"/>
          </w:rPr>
          <w:t xml:space="preserve">The transfer-unit count increases</w:t>
        </w:r>
      </w:ins>
      <w:r>
        <w:t xml:space="preserve"> with flow, </w:t>
      </w:r>
      <w:del w:id="90319" w:author="Claude" w:date="2026-10-23T08:00:00Z">
        <w:r>
          <w:delText xml:space="preserve">and that direction is unavailable to</w:delText>
        </w:r>
      </w:del>
      <w:ins w:id="90320" w:author="Claude" w:date="2026-10-23T08:00:00Z">
        <w:r>
          <w:rPr>
            <w:highlight w:val="yellow"/>
          </w:rPr>
          <w:t xml:space="preserve">which</w:t>
        </w:r>
      </w:ins>
      <w:r>
        <w:t xml:space="preserve"> an entire class of models</w:t>
      </w:r>
      <w:ins w:id="90321" w:author="Claude" w:date="2026-10-23T08:00:00Z">
        <w:r>
          <w:rPr>
            <w:highlight w:val="yellow"/>
          </w:rPr>
          <w:t xml:space="preserve"> cannot reproduce</w:t>
        </w:r>
      </w:ins>
      <w:r>
        <w:t xml:space="preserve">. For a single gas stream exchanging heat with a solid whose volumetric conductance is any fixed function of axial position </w:t>
      </w:r>
      <w:del w:id="90322" w:author="Claude" w:date="2026-10-23T08:00:00Z">
        <w:r>
          <w:delText xml:space="preserve">— </w:delText>
        </w:r>
      </w:del>
      <w:ins w:id="90323" w:author="Claude" w:date="2026-10-23T08:00:00Z">
        <w:r>
          <w:rPr>
            <w:highlight w:val="yellow"/>
          </w:rPr>
          <w:t xml:space="preserve">(</w:t>
        </w:r>
      </w:ins>
      <w:r>
        <w:t xml:space="preserve">i.e. h(z) independent of mass flow</w:t>
      </w:r>
      <w:del w:id="90324" w:author="Claude" w:date="2026-10-23T08:00:00Z">
        <w:r>
          <w:delText xml:space="preserve"> —</w:delText>
        </w:r>
      </w:del>
      <w:ins w:id="90325" w:author="Claude" w:date="2026-10-23T08:00:00Z">
        <w:r>
          <w:rPr>
            <w:highlight w:val="yellow"/>
          </w:rPr>
          <w:t xml:space="preserve">),</w:t>
        </w:r>
      </w:ins>
      <w:r>
        <w:t xml:space="preserve"> the transfer-unit count is</w:t>
      </w:r>
      <w:del w:id="90326" w:author="Claude" w:date="2026-10-23T08:00:00Z">
        <w:r>
          <w:delText xml:space="preserve"> given by,</w:delText>
        </w:r>
      </w:del>
    </w:p>
    <w:p w14:paraId="7A9BF8A8" w14:textId="77777777" w:rsidR="00087DF8" w:rsidRDefault="00087DF8" w:rsidP="00317DC1"/>
    <w:p w14:paraId="436B06EB" w14:textId="79A0A751" w:rsidR="00317DC1" w:rsidRPr="00087DF8" w:rsidRDefault="00087DF8" w:rsidP="00317DC1">
      <m:oMathPara>
        <m:oMathParaPr>
          <m:jc m:val="center"/>
        </m:oMathParaPr>
        <m:oMath>
          <m:r>
            <w:rPr>
              <w:rFonts w:ascii="Cambria Math" w:hAnsi="Cambria Math"/>
            </w:rPr>
            <m:t>N=</m:t>
          </m:r>
          <m:f>
            <m:fPr>
              <m:ctrlPr>
                <w:rPr>
                  <w:rFonts w:ascii="Cambria Math" w:hAnsi="Cambria Math"/>
                </w:rPr>
              </m:ctrlPr>
            </m:fPr>
            <m:num>
              <m:r>
                <w:rPr>
                  <w:rFonts w:ascii="Cambria Math" w:hAnsi="Cambria Math"/>
                </w:rPr>
                <m:t>1</m:t>
              </m:r>
            </m:num>
            <m:den>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den>
          </m:f>
          <m:nary>
            <m:naryPr>
              <m:limLoc m:val="subSup"/>
              <m:ctrlPr>
                <w:rPr>
                  <w:rFonts w:ascii="Cambria Math" w:hAnsi="Cambria Math"/>
                </w:rPr>
              </m:ctrlPr>
            </m:naryPr>
            <m:sub>
              <m:r>
                <w:rPr>
                  <w:rFonts w:ascii="Cambria Math" w:hAnsi="Cambria Math"/>
                </w:rPr>
                <m:t>0</m:t>
              </m:r>
            </m:sub>
            <m:sup>
              <m:r>
                <w:rPr>
                  <w:rFonts w:ascii="Cambria Math" w:hAnsi="Cambria Math"/>
                </w:rPr>
                <m:t>L</m:t>
              </m:r>
            </m:sup>
            <m:e>
              <m:r>
                <w:rPr>
                  <w:rFonts w:ascii="Cambria Math" w:hAnsi="Cambria Math"/>
                </w:rPr>
                <m:t>h</m:t>
              </m:r>
            </m:e>
          </m:nary>
          <m:d>
            <m:dPr>
              <m:ctrlPr>
                <w:rPr>
                  <w:rFonts w:ascii="Cambria Math" w:hAnsi="Cambria Math"/>
                </w:rPr>
              </m:ctrlPr>
            </m:dPr>
            <m:e>
              <m:r>
                <w:rPr>
                  <w:rFonts w:ascii="Cambria Math" w:hAnsi="Cambria Math"/>
                </w:rPr>
                <m:t>z</m:t>
              </m:r>
            </m:e>
          </m:d>
          <m:r>
            <w:rPr>
              <w:rFonts w:ascii="Cambria Math" w:hAnsi="Cambria Math"/>
            </w:rPr>
            <m:t> P dz ∝ </m:t>
          </m:r>
          <m:sSup>
            <m:sSupPr>
              <m:ctrlPr>
                <w:rPr>
                  <w:rFonts w:ascii="Cambria Math" w:hAnsi="Cambria Math"/>
                </w:rPr>
              </m:ctrlPr>
            </m:sSupPr>
            <m:e>
              <m:acc>
                <m:accPr>
                  <m:chr m:val="̇"/>
                  <m:ctrlPr>
                    <w:rPr>
                      <w:rFonts w:ascii="Cambria Math" w:hAnsi="Cambria Math"/>
                    </w:rPr>
                  </m:ctrlPr>
                </m:accPr>
                <m:e>
                  <m:r>
                    <w:rPr>
                      <w:rFonts w:ascii="Cambria Math" w:hAnsi="Cambria Math"/>
                    </w:rPr>
                    <m:t>m</m:t>
                  </m:r>
                </m:e>
              </m:acc>
            </m:e>
            <m:sup>
              <m:r>
                <w:rPr>
                  <w:rFonts w:ascii="Cambria Math" w:hAnsi="Cambria Math"/>
                </w:rPr>
                <m:t>-1</m:t>
              </m:r>
            </m:sup>
          </m:sSup>
          <m:r>
            <w:rPr>
              <w:rFonts w:ascii="Cambria Math" w:hAnsi="Cambria Math"/>
            </w:rPr>
            <m:t> ∝ R</m:t>
          </m:r>
          <m:sSup>
            <m:sSupPr>
              <m:ctrlPr>
                <w:rPr>
                  <w:rFonts w:ascii="Cambria Math" w:hAnsi="Cambria Math"/>
                </w:rPr>
              </m:ctrlPr>
            </m:sSupPr>
            <m:e>
              <m:r>
                <w:rPr>
                  <w:rFonts w:ascii="Cambria Math" w:hAnsi="Cambria Math"/>
                </w:rPr>
                <m:t>e</m:t>
              </m:r>
            </m:e>
            <m:sup>
              <m:r>
                <w:rPr>
                  <w:rFonts w:ascii="Cambria Math" w:hAnsi="Cambria Math"/>
                </w:rPr>
                <m:t>-1</m:t>
              </m:r>
            </m:sup>
          </m:sSup>
        </m:oMath>
      </m:oMathPara>
    </w:p>
    <w:p w14:paraId="1460E9DC" w14:textId="77777777" w:rsidR="00087DF8" w:rsidRDefault="00087DF8" w:rsidP="00317DC1"/>
    <w:p w14:paraId="7BF549EC" w14:textId="6ED7E76B" w:rsidR="00317DC1" w:rsidRDefault="00317DC1" w:rsidP="00317DC1">
      <w:r>
        <w:t xml:space="preserve">with no adjustable constant. </w:t>
      </w:r>
      <w:del w:id="90327" w:author="Claude" w:date="2026-10-23T08:00:00Z">
        <w:r>
          <w:delText xml:space="preserve">The physical consequence of this is that</w:delText>
        </w:r>
      </w:del>
      <w:ins w:id="90328" w:author="Claude" w:date="2026-10-23T08:00:00Z">
        <w:r>
          <w:rPr>
            <w:highlight w:val="yellow"/>
          </w:rPr>
          <w:t xml:space="preserve">Physically,</w:t>
        </w:r>
      </w:ins>
      <w:r>
        <w:t xml:space="preserve"> a conductance fixed in position (</w:t>
      </w:r>
      <w:del w:id="90329" w:author="Claude" w:date="2026-10-23T08:00:00Z">
        <w:r>
          <w:delText xml:space="preserve">i.e. only as</w:delText>
        </w:r>
      </w:del>
      <w:ins w:id="90330" w:author="Claude" w:date="2026-10-23T08:00:00Z">
        <w:r>
          <w:rPr>
            <w:highlight w:val="yellow"/>
          </w:rPr>
          <w:t xml:space="preserve">a</w:t>
        </w:r>
      </w:ins>
      <w:r>
        <w:t xml:space="preserve"> function of </w:t>
      </w:r>
      <w:del w:id="90331" w:author="Claude" w:date="2026-10-23T08:00:00Z">
        <w:r>
          <w:delText xml:space="preserve">length</w:delText>
        </w:r>
      </w:del>
      <w:ins w:id="90332" w:author="Claude" w:date="2026-10-23T08:00:00Z">
        <w:r>
          <w:rPr>
            <w:highlight w:val="yellow"/>
          </w:rPr>
          <w:t xml:space="preserve">axial position only</w:t>
        </w:r>
      </w:ins>
      <w:r>
        <w:t xml:space="preserve">) has a fixed total over the monolith length, so raising the mass flow gives each unit of gas heat capacity a smaller share of it, and the exchanger must become less effective. Evaluated on the measured properties the requirement is −1.000 for a fixed Nusselt number and −1.016 for a conductance independent of temperature and flow, the two differing only through the temperature dependence of the gas properties; we write it as −1.00 below. The measured exponent is +0.341</w:t>
      </w:r>
      <w:del w:id="90333" w:author="Claude" w:date="2026-10-23T08:00:00Z">
        <w:r>
          <w:delText xml:space="preserve">: a gap</w:delText>
        </w:r>
      </w:del>
      <w:ins w:id="90334" w:author="Claude" w:date="2026-10-23T08:00:00Z">
        <w:r>
          <w:rPr>
            <w:highlight w:val="yellow"/>
          </w:rPr>
          <w:t xml:space="preserve">, a difference</w:t>
        </w:r>
      </w:ins>
      <w:r>
        <w:t xml:space="preserve"> of 1.34 in the power of Re</w:t>
      </w:r>
      <w:del w:id="90335" w:author="Claude" w:date="2026-10-23T08:00:00Z">
        <w:r>
          <w:delText xml:space="preserve">, and a disagreement in sign. The sign is what makes the result structural, since a</w:delText>
        </w:r>
      </w:del>
      <w:ins w:id="90336" w:author="Claude" w:date="2026-10-23T08:00:00Z">
        <w:r>
          <w:rPr>
            <w:highlight w:val="yellow"/>
          </w:rPr>
          <w:t xml:space="preserve"> and of opposite sign. A</w:t>
        </w:r>
      </w:ins>
      <w:r>
        <w:t xml:space="preserve"> mismatch in magnitude </w:t>
      </w:r>
      <w:del w:id="90337" w:author="Claude" w:date="2026-10-23T08:00:00Z">
        <w:r>
          <w:delText xml:space="preserve">can</w:delText>
        </w:r>
      </w:del>
      <w:ins w:id="90338" w:author="Claude" w:date="2026-10-23T08:00:00Z">
        <w:r>
          <w:rPr>
            <w:highlight w:val="yellow"/>
          </w:rPr>
          <w:t xml:space="preserve">could</w:t>
        </w:r>
      </w:ins>
      <w:r>
        <w:t xml:space="preserve"> be absorbed by recalibrating the coefficient, </w:t>
      </w:r>
      <w:del w:id="90339" w:author="Claude" w:date="2026-10-23T08:00:00Z">
        <w:r>
          <w:delText xml:space="preserve">whereas</w:delText>
        </w:r>
      </w:del>
      <w:ins w:id="90340" w:author="Claude" w:date="2026-10-23T08:00:00Z">
        <w:r>
          <w:rPr>
            <w:highlight w:val="yellow"/>
          </w:rPr>
          <w:t xml:space="preserve">but</w:t>
        </w:r>
      </w:ins>
      <w:r>
        <w:t xml:space="preserve"> no flow-independent h(z)</w:t>
      </w:r>
      <w:del w:id="90341" w:author="Claude" w:date="2026-10-23T08:00:00Z">
        <w:r>
          <w:delText xml:space="preserve"> — however large, however distributed along the channel — can turn a</w:delText>
        </w:r>
      </w:del>
      <w:ins w:id="90342" w:author="Claude" w:date="2026-10-23T08:00:00Z">
        <w:r>
          <w:rPr>
            <w:highlight w:val="yellow"/>
          </w:rPr>
          <w:t xml:space="preserve">, of any magnitude or axial distribution, produces a transfer-unit</w:t>
        </w:r>
      </w:ins>
      <w:r>
        <w:t xml:space="preserve"> count that </w:t>
      </w:r>
      <w:del w:id="90343" w:author="Claude" w:date="2026-10-23T08:00:00Z">
        <w:r>
          <w:delText xml:space="preserve">must fall into one that rises. Neither is it</w:delText>
        </w:r>
      </w:del>
      <w:ins w:id="90344" w:author="Claude" w:date="2026-10-23T08:00:00Z">
        <w:r>
          <w:rPr>
            <w:highlight w:val="yellow"/>
          </w:rPr>
          <w:t xml:space="preserve">rises with flow. The result is not</w:t>
        </w:r>
      </w:ins>
      <w:r>
        <w:t xml:space="preserve"> an artefact of the outlet probe: under a uniform δT3 = ±25 K offset the exponent </w:t>
      </w:r>
      <w:del w:id="90345" w:author="Claude" w:date="2026-10-23T08:00:00Z">
        <w:r>
          <w:delText xml:space="preserve">moves only</w:delText>
        </w:r>
      </w:del>
      <w:ins w:id="90346" w:author="Claude" w:date="2026-10-23T08:00:00Z">
        <w:r>
          <w:rPr>
            <w:highlight w:val="yellow"/>
          </w:rPr>
          <w:t xml:space="preserve">ranges</w:t>
        </w:r>
      </w:ins>
      <w:r>
        <w:t xml:space="preserve"> from +0.320 to +0.377, </w:t>
      </w:r>
      <w:del w:id="90347" w:author="Claude" w:date="2026-10-23T08:00:00Z">
        <w:r>
          <w:delText xml:space="preserve">staying</w:delText>
        </w:r>
      </w:del>
      <w:ins w:id="90348" w:author="Claude" w:date="2026-10-23T08:00:00Z">
        <w:r>
          <w:rPr>
            <w:highlight w:val="yellow"/>
          </w:rPr>
          <w:t xml:space="preserve">remaining</w:t>
        </w:r>
      </w:ins>
      <w:r>
        <w:t xml:space="preserve"> positive and </w:t>
      </w:r>
      <w:del w:id="90349" w:author="Claude" w:date="2026-10-23T08:00:00Z">
        <w:r>
          <w:delText xml:space="preserve">over</w:delText>
        </w:r>
      </w:del>
      <w:ins w:id="90350" w:author="Claude" w:date="2026-10-23T08:00:00Z">
        <w:r>
          <w:rPr>
            <w:highlight w:val="yellow"/>
          </w:rPr>
          <w:t xml:space="preserve">more than</w:t>
        </w:r>
      </w:ins>
      <w:r>
        <w:t xml:space="preserve"> eight standard errors from zero</w:t>
      </w:r>
      <w:del w:id="90351" w:author="Claude" w:date="2026-10-23T08:00:00Z">
        <w:r>
          <w:delText xml:space="preserve">, let alone from −1.00</w:delText>
        </w:r>
      </w:del>
      <w:r>
        <w:t xml:space="preserve">. This is one of </w:t>
      </w:r>
      <w:del w:id="90352" w:author="Claude" w:date="2026-10-23T08:00:00Z">
        <w:r>
          <w:delText xml:space="preserve">main contributions</w:delText>
        </w:r>
      </w:del>
      <w:ins w:id="90353" w:author="Claude" w:date="2026-10-23T08:00:00Z">
        <w:r>
          <w:rPr>
            <w:highlight w:val="yellow"/>
          </w:rPr>
          <w:t xml:space="preserve">the main results</w:t>
        </w:r>
      </w:ins>
      <w:r>
        <w:t xml:space="preserve"> of this work and </w:t>
      </w:r>
      <w:del w:id="90354" w:author="Claude" w:date="2026-10-23T08:00:00Z">
        <w:r>
          <w:delText xml:space="preserve">further elaborated</w:delText>
        </w:r>
      </w:del>
      <w:ins w:id="90355" w:author="Claude" w:date="2026-10-23T08:00:00Z">
        <w:r>
          <w:rPr>
            <w:highlight w:val="yellow"/>
          </w:rPr>
          <w:t xml:space="preserve">is discussed further</w:t>
        </w:r>
      </w:ins>
      <w:r>
        <w:t xml:space="preserve"> in section 5.2.</w:t>
      </w:r>
    </w:p>
    <w:p w14:paraId="0C21D9CD" w14:textId="77777777" w:rsidR="00317DC1" w:rsidRDefault="00317DC1" w:rsidP="00317DC1"/>
    <w:p w14:paraId="09AD32B7" w14:textId="6C661CF3" w:rsidR="00317DC1" w:rsidRDefault="00317DC1" w:rsidP="00317DC1">
      <w:r>
        <w:t xml:space="preserve">The dimensionless groups </w:t>
      </w:r>
      <w:del w:id="90356" w:author="Claude" w:date="2026-10-23T08:00:00Z">
        <w:r>
          <w:delText xml:space="preserve">(estimated as per</w:delText>
        </w:r>
      </w:del>
      <w:ins w:id="90357" w:author="Claude" w:date="2026-10-23T08:00:00Z">
        <w:r>
          <w:rPr>
            <w:highlight w:val="yellow"/>
          </w:rPr>
          <w:t xml:space="preserve">defined in</w:t>
        </w:r>
      </w:ins>
      <w:r>
        <w:t xml:space="preserve"> section 3.1</w:t>
      </w:r>
      <w:del w:id="90358" w:author="Claude" w:date="2026-10-23T08:00:00Z">
        <w:r>
          <w:delText xml:space="preserve">) validate</w:delText>
        </w:r>
      </w:del>
      <w:ins w:id="90359" w:author="Claude" w:date="2026-10-23T08:00:00Z">
        <w:r>
          <w:rPr>
            <w:highlight w:val="yellow"/>
          </w:rPr>
          <w:t xml:space="preserve"> characterize</w:t>
        </w:r>
      </w:ins>
      <w:r>
        <w:t xml:space="preserve"> the transport </w:t>
      </w:r>
      <w:del w:id="90360" w:author="Claude" w:date="2026-10-23T08:00:00Z">
        <w:r>
          <w:delText xml:space="preserve">phenomena</w:delText>
        </w:r>
      </w:del>
      <w:ins w:id="90361" w:author="Claude" w:date="2026-10-23T08:00:00Z">
        <w:r>
          <w:rPr>
            <w:highlight w:val="yellow"/>
          </w:rPr>
          <w:t xml:space="preserve">regime</w:t>
        </w:r>
      </w:ins>
      <w:r>
        <w:t xml:space="preserve"> of the cases studied</w:t>
      </w:r>
      <w:del w:id="90362" w:author="Claude" w:date="2026-10-23T08:00:00Z">
        <w:r>
          <w:delText xml:space="preserve"> here</w:delText>
        </w:r>
      </w:del>
      <w:r>
        <w:t xml:space="preserve">. Beyond </w:t>
      </w:r>
      <m:oMath>
        <m:r>
          <w:rPr>
            <w:rFonts w:ascii="Cambria Math" w:hAnsi="Cambria Math"/>
          </w:rPr>
          <m:t>R</m:t>
        </m:r>
        <m:sSub>
          <m:sSubPr>
            <m:ctrlPr>
              <w:rPr>
                <w:rFonts w:ascii="Cambria Math" w:hAnsi="Cambria Math"/>
              </w:rPr>
            </m:ctrlPr>
          </m:sSubPr>
          <m:e>
            <m:r>
              <w:rPr>
                <w:rFonts w:ascii="Cambria Math" w:hAnsi="Cambria Math"/>
              </w:rPr>
              <m:t>e</m:t>
            </m:r>
          </m:e>
          <m:sub>
            <m:r>
              <w:rPr>
                <w:rFonts w:ascii="Cambria Math" w:hAnsi="Cambria Math"/>
              </w:rPr>
              <m:t>nom</m:t>
            </m:r>
          </m:sub>
        </m:sSub>
      </m:oMath>
      <w:r>
        <w:t xml:space="preserve"> and </w:t>
      </w:r>
      <m:oMath>
        <m:r>
          <w:rPr>
            <w:rFonts w:ascii="Cambria Math" w:hAnsi="Cambria Math"/>
          </w:rPr>
          <m:t>G</m:t>
        </m:r>
        <m:sSub>
          <m:sSubPr>
            <m:ctrlPr>
              <w:rPr>
                <w:rFonts w:ascii="Cambria Math" w:hAnsi="Cambria Math"/>
              </w:rPr>
            </m:ctrlPr>
          </m:sSubPr>
          <m:e>
            <m:r>
              <w:rPr>
                <w:rFonts w:ascii="Cambria Math" w:hAnsi="Cambria Math"/>
              </w:rPr>
              <m:t>z</m:t>
            </m:r>
          </m:e>
          <m:sub>
            <m:r>
              <w:rPr>
                <w:rFonts w:ascii="Cambria Math" w:hAnsi="Cambria Math"/>
              </w:rPr>
              <m:t>L</m:t>
            </m:r>
          </m:sub>
        </m:sSub>
      </m:oMath>
      <w:r>
        <w:t xml:space="preserve">, which are given per run in </w:t>
      </w:r>
      <w:r>
        <w:fldChar w:fldCharType="begin"/>
      </w:r>
      <w:r>
        <w:instrText xml:space="preserve"> REF _Ref242578340 \h </w:instrText>
      </w:r>
      <w:r>
        <w:fldChar w:fldCharType="separate"/>
      </w:r>
      <w:r>
        <w:rPr>
          <w:b/>
          <w:bCs/>
        </w:rPr>
        <w:t xml:space="preserve">Table </w:t>
      </w:r>
      <w:r>
        <w:rPr>
          <w:b/>
          <w:bCs/>
          <w:noProof/>
        </w:rPr>
        <w:t>2</w:t>
      </w:r>
      <w:r>
        <w:fldChar w:fldCharType="end"/>
      </w:r>
      <w:r>
        <w:t>, the remaining auxiliary groups are tabulated in SM S5. The web Biot number never exceeds 3.4×10</w:t>
      </w:r>
      <w:r>
        <w:rPr>
          <w:rFonts w:ascii="Cambria Math" w:hAnsi="Cambria Math" w:cs="Cambria Math"/>
        </w:rPr>
        <w:t>⁻</w:t>
      </w:r>
      <w:r>
        <w:rPr>
          <w:rFonts w:ascii="Aptos" w:hAnsi="Aptos" w:cs="Aptos"/>
        </w:rPr>
        <w:t>⁵</w:t>
      </w:r>
      <w:r>
        <w:t xml:space="preserve">, so the solid is isothermal across the web thickness, consistent with the high effective conductivities reported for honeycomb substrates {Hayes, 2009 #6990} and with SiC at the conductive end of the substrates compared by {Cui, 2018 #6999@@author-year}. The Graetz number reaches only 0.715; its </w:t>
      </w:r>
      <w:r>
        <w:t xml:space="preserve">reciprocal, </w:t>
      </w:r>
      <m:oMath>
        <m:r>
          <w:rPr>
            <w:rFonts w:ascii="Cambria Math" w:hAnsi="Cambria Math"/>
          </w:rPr>
          <m:t>x*=1/G</m:t>
        </m:r>
        <m:sSub>
          <m:sSubPr>
            <m:ctrlPr>
              <w:rPr>
                <w:rFonts w:ascii="Cambria Math" w:hAnsi="Cambria Math"/>
              </w:rPr>
            </m:ctrlPr>
          </m:sSubPr>
          <m:e>
            <m:r>
              <w:rPr>
                <w:rFonts w:ascii="Cambria Math" w:hAnsi="Cambria Math"/>
              </w:rPr>
              <m:t>z</m:t>
            </m:r>
          </m:e>
          <m:sub>
            <m:r>
              <w:rPr>
                <w:rFonts w:ascii="Cambria Math" w:hAnsi="Cambria Math"/>
              </w:rPr>
              <m:t>L</m:t>
            </m:r>
          </m:sub>
        </m:sSub>
      </m:oMath>
      <w:r>
        <w:t>, runs from 1.40 at the highest flow to 5.63 at the lowest, against a fully developed asymptote reached at x* of order 10</w:t>
      </w:r>
      <w:r>
        <w:rPr>
          <w:rFonts w:ascii="Cambria Math" w:hAnsi="Cambria Math" w:cs="Cambria Math"/>
        </w:rPr>
        <w:t>⁻</w:t>
      </w:r>
      <w:r>
        <w:rPr>
          <w:rFonts w:ascii="Aptos" w:hAnsi="Aptos" w:cs="Aptos"/>
        </w:rPr>
        <w:t>¹</w:t>
      </w:r>
      <w:r>
        <w:t xml:space="preserve"> {Shah, 1978 #7019}, so the thermal entry region occupies only a few percent of the channel length at every condition. The axial Péclet group is at least 1481, so axial gas conduction is negligible, and the radiation–conduction number is 1.53 to 5.57, so the solid redistributes absorbed energy axially by radiation</w:t>
      </w:r>
      <w:del w:id="90363" w:author="Claude" w:date="2026-10-23T08:00:00Z">
        <w:r>
          <w:delText xml:space="preserve"> —</w:delText>
        </w:r>
      </w:del>
      <w:ins w:id="90364" w:author="Claude" w:date="2026-10-23T08:00:00Z">
        <w:r>
          <w:rPr>
            <w:highlight w:val="yellow"/>
          </w:rPr>
          <w:t xml:space="preserve">,</w:t>
        </w:r>
      </w:ins>
      <w:r>
        <w:t xml:space="preserve"> consistent with radiation being required to reproduce measured axial temperature profiles in monolith channels {Hayes, 2021 #6991}. </w:t>
      </w:r>
      <w:del w:id="90365" w:author="Claude" w:date="2026-10-23T08:00:00Z">
        <w:r>
          <w:delText xml:space="preserve">Further interpretation of these groups, and what they exclude as</w:delText>
        </w:r>
      </w:del>
      <w:ins w:id="90366" w:author="Claude" w:date="2026-10-23T08:00:00Z">
        <w:r>
          <w:rPr>
            <w:highlight w:val="yellow"/>
          </w:rPr>
          <w:t xml:space="preserve">Section 5.2 uses these groups to exclude candidate</w:t>
        </w:r>
      </w:ins>
      <w:r>
        <w:t xml:space="preserve"> explanations of the flow response</w:t>
      </w:r>
      <w:del w:id="90367" w:author="Claude" w:date="2026-10-23T08:00:00Z">
        <w:r>
          <w:delText xml:space="preserve">, is taken up in section 5.2.</w:delText>
        </w:r>
      </w:del>
      <w:ins w:id="90368" w:author="Claude" w:date="2026-10-23T08:00:00Z">
        <w:r>
          <w:rPr>
            <w:highlight w:val="yellow"/>
          </w:rPr>
          <w:t xml:space="preserve">.</w:t>
        </w:r>
      </w:ins>
    </w:p>
    <w:p w14:paraId="547F5485" w14:textId="77777777" w:rsidR="00317DC1" w:rsidRDefault="00317DC1" w:rsidP="00317DC1"/>
    <w:p w14:paraId="33DA5B71" w14:textId="402B68CC" w:rsidR="00317DC1" w:rsidRDefault="00317DC1" w:rsidP="00087DF8">
      <w:pPr>
        <w:pStyle w:val="Heading2"/>
      </w:pPr>
      <w:r>
        <w:t>Local nonequilibrium</w:t>
      </w:r>
    </w:p>
    <w:p w14:paraId="5AF2D1D2" w14:textId="77777777" w:rsidR="00317DC1" w:rsidRDefault="00317DC1" w:rsidP="00317DC1"/>
    <w:p w14:paraId="306841FA" w14:textId="39212E75" w:rsidR="00317DC1" w:rsidRDefault="00B26120" w:rsidP="00317DC1">
      <w:r>
        <w:fldChar w:fldCharType="begin"/>
      </w:r>
      <w:r>
        <w:instrText xml:space="preserve"> REF _Ref242577908 \h </w:instrText>
      </w:r>
      <w:r>
        <w:fldChar w:fldCharType="separate"/>
      </w:r>
      <w:r>
        <w:rPr>
          <w:b/>
          <w:bCs/>
        </w:rPr>
        <w:t xml:space="preserve">Figure </w:t>
      </w:r>
      <w:r>
        <w:rPr>
          <w:b/>
          <w:bCs/>
          <w:noProof/>
        </w:rPr>
        <w:t>4</w:t>
      </w:r>
      <w:r>
        <w:fldChar w:fldCharType="end"/>
      </w:r>
      <w:r>
        <w:t>c presents the wall-to-interior disequilibrium at the two instrumented depths (58 and 107 mm), each normalized on its own wall-to-ambient difference. Both disequilibrium indices rise linearly with Reynolds number within every flux group and both are small in magnitude, Λ₅₈ spanning 0.031 to 0.064 and Λ₁₀₇ spanning 0.055 to 0.114. At 107 mm the three per-flux slopes agree to within ±2%, with values of 8.77, 8.55 and 8.38 ×10</w:t>
      </w:r>
      <w:r>
        <w:rPr>
          <w:rFonts w:ascii="Cambria Math" w:hAnsi="Cambria Math" w:cs="Cambria Math"/>
        </w:rPr>
        <w:t>⁻</w:t>
      </w:r>
      <w:r>
        <w:rPr>
          <w:rFonts w:ascii="Aptos" w:hAnsi="Aptos" w:cs="Aptos"/>
        </w:rPr>
        <w:t>⁴</w:t>
      </w:r>
      <w:r>
        <w:t xml:space="preserve"> per unit Re at 456, 304 and 256 kW m</w:t>
      </w:r>
      <w:r>
        <w:rPr>
          <w:rFonts w:ascii="Cambria Math" w:hAnsi="Cambria Math" w:cs="Cambria Math"/>
        </w:rPr>
        <w:t>⁻</w:t>
      </w:r>
      <w:r>
        <w:rPr>
          <w:rFonts w:ascii="Aptos" w:hAnsi="Aptos" w:cs="Aptos"/>
        </w:rPr>
        <w:t>²</w:t>
      </w:r>
      <w:r>
        <w:t xml:space="preserve"> and r</w:t>
      </w:r>
      <w:r>
        <w:rPr>
          <w:rFonts w:ascii="Aptos" w:hAnsi="Aptos" w:cs="Aptos"/>
        </w:rPr>
        <w:t>²</w:t>
      </w:r>
      <w:r>
        <w:t xml:space="preserve"> of 0.997, 0.999 and 1.000. However, offsets are ordered by flux: </w:t>
      </w:r>
      <w:r>
        <w:rPr>
          <w:rFonts w:ascii="Aptos" w:hAnsi="Aptos" w:cs="Aptos"/>
        </w:rPr>
        <w:t>Λ₁₀₇</w:t>
      </w:r>
      <w:r>
        <w:t xml:space="preserve"> = c(G</w:t>
      </w:r>
      <w:r>
        <w:rPr>
          <w:rFonts w:ascii="Aptos" w:hAnsi="Aptos" w:cs="Aptos"/>
        </w:rPr>
        <w:t>₀</w:t>
      </w:r>
      <w:r>
        <w:t xml:space="preserve">) + (8.54 </w:t>
      </w:r>
      <w:r>
        <w:rPr>
          <w:rFonts w:ascii="Aptos" w:hAnsi="Aptos" w:cs="Aptos"/>
        </w:rPr>
        <w:t>±</w:t>
      </w:r>
      <w:r>
        <w:t xml:space="preserve"> 0.36)</w:t>
      </w:r>
      <w:r>
        <w:rPr>
          <w:rFonts w:ascii="Aptos" w:hAnsi="Aptos" w:cs="Aptos"/>
        </w:rPr>
        <w:t>×</w:t>
      </w:r>
      <w:r>
        <w:t>10</w:t>
      </w:r>
      <w:r>
        <w:rPr>
          <w:rFonts w:ascii="Cambria Math" w:hAnsi="Cambria Math" w:cs="Cambria Math"/>
        </w:rPr>
        <w:t>⁻</w:t>
      </w:r>
      <w:r>
        <w:rPr>
          <w:rFonts w:ascii="Aptos" w:hAnsi="Aptos" w:cs="Aptos"/>
        </w:rPr>
        <w:t>⁴</w:t>
      </w:r>
      <w:r>
        <w:t xml:space="preserve"> Re, a flux-invariant slope with a flux-dependent offset falling as flux rises, intercepts 0.0448, 0.0341 and 0.0301 at 256, 304 and 456 kW m</w:t>
      </w:r>
      <w:r>
        <w:rPr>
          <w:rFonts w:ascii="Cambria Math" w:hAnsi="Cambria Math" w:cs="Cambria Math"/>
        </w:rPr>
        <w:t>⁻</w:t>
      </w:r>
      <w:r>
        <w:rPr>
          <w:rFonts w:ascii="Aptos" w:hAnsi="Aptos" w:cs="Aptos"/>
        </w:rPr>
        <w:t>²</w:t>
      </w:r>
      <w:r>
        <w:t xml:space="preserve">. A pooled single-intercept fit averages the offsets away, gives r² = 0.898 against the 0.997–1.000 achieved within groups, and inflates the slope's standard error ninefold. At 58 mm the same structure holds at roughly a third of the slope </w:t>
      </w:r>
      <w:del w:id="90369" w:author="Claude" w:date="2026-10-23T08:00:00Z">
        <w:r>
          <w:delText xml:space="preserve">— </w:delText>
        </w:r>
      </w:del>
      <w:ins w:id="90370" w:author="Claude" w:date="2026-10-23T08:00:00Z">
        <w:r>
          <w:rPr>
            <w:highlight w:val="yellow"/>
          </w:rPr>
          <w:t xml:space="preserve">(</w:t>
        </w:r>
      </w:ins>
      <w:r>
        <w:t xml:space="preserve">1.81, 2.66 and 3.12 ×10</w:t>
      </w:r>
      <w:r>
        <w:rPr>
          <w:rFonts w:ascii="Cambria Math" w:hAnsi="Cambria Math" w:cs="Cambria Math"/>
        </w:rPr>
        <w:t>⁻</w:t>
      </w:r>
      <w:r>
        <w:rPr>
          <w:rFonts w:ascii="Aptos" w:hAnsi="Aptos" w:cs="Aptos"/>
        </w:rPr>
        <w:t>⁴</w:t>
      </w:r>
      <w:r>
        <w:t xml:space="preserve"> per unit Re</w:t>
      </w:r>
      <w:del w:id="90371" w:author="Claude" w:date="2026-10-23T08:00:00Z">
        <w:r>
          <w:delText xml:space="preserve">,</w:delText>
        </w:r>
      </w:del>
      <w:ins w:id="90372" w:author="Claude" w:date="2026-10-23T08:00:00Z">
        <w:r>
          <w:rPr>
            <w:highlight w:val="yellow"/>
          </w:rPr>
          <w:t xml:space="preserve">;</w:t>
        </w:r>
      </w:ins>
      <w:r>
        <w:t xml:space="preserve"> r</w:t>
      </w:r>
      <w:r>
        <w:rPr>
          <w:rFonts w:ascii="Aptos" w:hAnsi="Aptos" w:cs="Aptos"/>
        </w:rPr>
        <w:t>²</w:t>
      </w:r>
      <w:r>
        <w:t xml:space="preserve"> of 0.984, 0.999 and 0.992</w:t>
      </w:r>
      <w:del w:id="90373" w:author="Claude" w:date="2026-10-23T08:00:00Z">
        <w:r>
          <w:delText xml:space="preserve"> </w:delText>
        </w:r>
      </w:del>
      <w:del w:id="90374" w:author="Claude" w:date="2026-10-23T08:00:00Z">
        <w:r>
          <w:rPr>
            <w:rFonts w:ascii="Aptos" w:hAnsi="Aptos" w:cs="Aptos"/>
          </w:rPr>
          <w:delText xml:space="preserve">—</w:delText>
        </w:r>
      </w:del>
      <w:ins w:id="90375" w:author="Claude" w:date="2026-10-23T08:00:00Z">
        <w:r>
          <w:rPr>
            <w:highlight w:val="yellow"/>
          </w:rPr>
          <w:t xml:space="preserve">),</w:t>
        </w:r>
      </w:ins>
      <w:r>
        <w:t xml:space="preserve"> with </w:t>
      </w:r>
      <w:r>
        <w:rPr>
          <w:rFonts w:ascii="Aptos" w:hAnsi="Aptos" w:cs="Aptos"/>
        </w:rPr>
        <w:t>Λ₅₈</w:t>
      </w:r>
      <w:r>
        <w:t xml:space="preserve"> rising by 22%, 55% and 35% across the flow range at the three fluxes. </w:t>
      </w:r>
      <w:del w:id="90376" w:author="Claude" w:date="2026-10-23T08:00:00Z">
        <w:r>
          <w:delText xml:space="preserve">Therefore,</w:delText>
        </w:r>
      </w:del>
      <w:ins w:id="90377" w:author="Claude" w:date="2026-10-23T08:00:00Z">
        <w:r>
          <w:rPr>
            <w:highlight w:val="yellow"/>
          </w:rPr>
          <w:t xml:space="preserve">The</w:t>
        </w:r>
      </w:ins>
      <w:r>
        <w:t xml:space="preserve"> disequilibrium is </w:t>
      </w:r>
      <w:del w:id="90378" w:author="Claude" w:date="2026-10-23T08:00:00Z">
        <w:r>
          <w:delText xml:space="preserve">a smooth</w:delText>
        </w:r>
      </w:del>
      <w:ins w:id="90379" w:author="Claude" w:date="2026-10-23T08:00:00Z">
        <w:r>
          <w:rPr>
            <w:highlight w:val="yellow"/>
          </w:rPr>
          <w:t xml:space="preserve">thus a smooth,</w:t>
        </w:r>
      </w:ins>
      <w:r>
        <w:t xml:space="preserve"> monotonic function of depth and flow, with no threshold within the tested range.</w:t>
      </w:r>
    </w:p>
    <w:p w14:paraId="2AB7E1BF" w14:textId="77777777" w:rsidR="00317DC1" w:rsidRDefault="00317DC1" w:rsidP="00317DC1"/>
    <w:p w14:paraId="44DC50BE" w14:textId="77777777" w:rsidR="00317DC1" w:rsidRDefault="00317DC1" w:rsidP="00317DC1"/>
    <w:p w14:paraId="53125C1E" w14:textId="14B60C19" w:rsidR="00317DC1" w:rsidRDefault="00317DC1" w:rsidP="00317DC1">
      <w:r>
        <w:t xml:space="preserve">The T9 and T10 sheathed thermocouples are exposed to the gas flow, but they are not bulk-gas measurements. Each sits at a convective–radiative–conductive equilibrium among gas, surrounding solid and their own stems, and for this geometry a probe inside a monolith channel is known to be significantly perturbed by radiation even unblocked {Hayes, 2021 #6991}. Λ is thus an apparent wall-to-interior disequilibrium</w:t>
      </w:r>
      <w:del w:id="90380" w:author="Claude" w:date="2026-10-23T08:00:00Z">
        <w:r>
          <w:delText xml:space="preserve"> rather than</w:delText>
        </w:r>
      </w:del>
      <w:ins w:id="90381" w:author="Claude" w:date="2026-10-23T08:00:00Z">
        <w:r>
          <w:rPr>
            <w:highlight w:val="yellow"/>
          </w:rPr>
          <w:t xml:space="preserve">, not</w:t>
        </w:r>
      </w:ins>
      <w:r>
        <w:t xml:space="preserve"> a true gas–solid nonequilibrium, </w:t>
      </w:r>
      <w:del w:id="90382" w:author="Claude" w:date="2026-10-23T08:00:00Z">
        <w:r>
          <w:delText xml:space="preserve">nonetheless a surrogate best considered</w:delText>
        </w:r>
      </w:del>
      <w:ins w:id="90383" w:author="Claude" w:date="2026-10-23T08:00:00Z">
        <w:r>
          <w:rPr>
            <w:highlight w:val="yellow"/>
          </w:rPr>
          <w:t xml:space="preserve">and is best treated</w:t>
        </w:r>
      </w:ins>
      <w:r>
        <w:t xml:space="preserve"> as a lower bound</w:t>
      </w:r>
      <w:ins w:id="90384" w:author="Claude" w:date="2026-10-23T08:00:00Z">
        <w:r>
          <w:rPr>
            <w:highlight w:val="yellow"/>
          </w:rPr>
          <w:t xml:space="preserve"> on the latter</w:t>
        </w:r>
      </w:ins>
      <w:r>
        <w:t xml:space="preserve">, since radiative loading biases the interior probe toward the solid and understates the true gas–solid gap. </w:t>
      </w:r>
    </w:p>
    <w:p w14:paraId="0264D59A" w14:textId="77777777" w:rsidR="00317DC1" w:rsidRDefault="00317DC1" w:rsidP="00317DC1"/>
    <w:p w14:paraId="71631B3B" w14:textId="4C66416B" w:rsidR="00317DC1" w:rsidRDefault="00317DC1" w:rsidP="00317DC1">
      <w:r>
        <w:t xml:space="preserve">Local thermal non-equilibrium is built into the two-equation porous-absorber formulations {Kribus, 2014 #4947;Fend, 2013 #5195;Avila-Marin, 2019 #5189;Moro Filho, 2020 #6989} and </w:t>
      </w:r>
      <w:del w:id="90385" w:author="Claude" w:date="2026-10-23T08:00:00Z">
        <w:r>
          <w:delText xml:space="preserve">of</w:delText>
        </w:r>
      </w:del>
      <w:ins w:id="90386" w:author="Claude" w:date="2026-10-23T08:00:00Z">
        <w:r>
          <w:rPr>
            <w:highlight w:val="yellow"/>
          </w:rPr>
          <w:t xml:space="preserve">into</w:t>
        </w:r>
      </w:ins>
      <w:r>
        <w:t xml:space="preserve"> heterogeneous monolith models {Hayes, 2009 #6990;Schlereth, 2014 #7000}, its magnitude following from an assumed or fitted volumetric coefficient. </w:t>
      </w:r>
      <w:del w:id="90387" w:author="Claude" w:date="2026-10-23T08:00:00Z">
        <w:r>
          <w:delText xml:space="preserve">Extending the discussion of section 4.2, this</w:delText>
        </w:r>
      </w:del>
      <w:ins w:id="90388" w:author="Claude" w:date="2026-10-23T08:00:00Z">
        <w:r>
          <w:rPr>
            <w:highlight w:val="yellow"/>
          </w:rPr>
          <w:t xml:space="preserve">Here the</w:t>
        </w:r>
      </w:ins>
      <w:r>
        <w:t xml:space="preserve"> gap grows with Reynolds number: the wall-to-interior probe difference widens as flow rises, </w:t>
      </w:r>
      <w:del w:id="90389" w:author="Claude" w:date="2026-10-23T08:00:00Z">
        <w:r>
          <w:delText xml:space="preserve">yet</w:delText>
        </w:r>
      </w:del>
      <w:ins w:id="90390" w:author="Claude" w:date="2026-10-23T08:00:00Z">
        <w:r>
          <w:rPr>
            <w:highlight w:val="yellow"/>
          </w:rPr>
          <w:t xml:space="preserve">while</w:t>
        </w:r>
      </w:ins>
      <w:r>
        <w:t xml:space="preserve"> the integrated transfer-unit count </w:t>
      </w:r>
      <w:ins w:id="90391" w:author="Claude" w:date="2026-10-23T08:00:00Z">
        <w:r>
          <w:rPr>
            <w:highlight w:val="yellow"/>
          </w:rPr>
          <w:t xml:space="preserve">(section 4.2) </w:t>
        </w:r>
      </w:ins>
      <w:r>
        <w:t xml:space="preserve">also rises. </w:t>
      </w:r>
      <w:del w:id="90392" w:author="Claude" w:date="2026-10-23T08:00:00Z">
        <w:r>
          <w:delText xml:space="preserve">Taken at face value both point to</w:delText>
        </w:r>
      </w:del>
      <w:ins w:id="90393" w:author="Claude" w:date="2026-10-23T08:00:00Z">
        <w:r>
          <w:rPr>
            <w:highlight w:val="yellow"/>
          </w:rPr>
          <w:t xml:space="preserve">Read directly, both indicate</w:t>
        </w:r>
      </w:ins>
      <w:r>
        <w:t xml:space="preserve"> a participating gas–solid contact that increases with flow; </w:t>
      </w:r>
      <w:del w:id="90394" w:author="Claude" w:date="2026-10-23T08:00:00Z">
        <w:r>
          <w:delText xml:space="preserve">the conditional is discharged in </w:delText>
        </w:r>
      </w:del>
      <w:r>
        <w:t xml:space="preserve">section 5.2</w:t>
      </w:r>
      <w:ins w:id="90395" w:author="Claude" w:date="2026-10-23T08:00:00Z">
        <w:r>
          <w:rPr>
            <w:highlight w:val="yellow"/>
          </w:rPr>
          <w:t xml:space="preserve"> examines whether this reading holds</w:t>
        </w:r>
      </w:ins>
      <w:r>
        <w:t xml:space="preserve">.</w:t>
      </w:r>
    </w:p>
    <w:p w14:paraId="02189FAD" w14:textId="77777777" w:rsidR="00317DC1" w:rsidRDefault="00317DC1" w:rsidP="00317DC1"/>
    <w:p w14:paraId="05B24FFF" w14:textId="23744DF3" w:rsidR="00317DC1" w:rsidRDefault="00317DC1" w:rsidP="00087DF8">
      <w:pPr>
        <w:pStyle w:val="Heading2"/>
      </w:pPr>
      <w:r>
        <w:t>Transient identification and the energy budget</w:t>
      </w:r>
    </w:p>
    <w:p w14:paraId="24B39A32" w14:textId="77777777" w:rsidR="00317DC1" w:rsidRDefault="00317DC1" w:rsidP="00317DC1"/>
    <w:p w14:paraId="192F2F3F" w14:textId="07D96E38" w:rsidR="00317DC1" w:rsidRDefault="00CF36B3" w:rsidP="00317DC1">
      <w:r>
        <w:fldChar w:fldCharType="begin"/>
      </w:r>
      <w:r>
        <w:instrText xml:space="preserve"> REF _Ref242578046 \h </w:instrText>
      </w:r>
      <w:r>
        <w:fldChar w:fldCharType="separate"/>
      </w:r>
      <w:r>
        <w:rPr>
          <w:b/>
          <w:bCs/>
        </w:rPr>
        <w:t xml:space="preserve">Figure </w:t>
      </w:r>
      <w:r>
        <w:rPr>
          <w:b/>
          <w:bCs/>
          <w:noProof/>
        </w:rPr>
        <w:t>6</w:t>
      </w:r>
      <w:r>
        <w:fldChar w:fldCharType="end"/>
      </w:r>
      <w:r>
        <w:t xml:space="preserve"> presents the transient analysis from which the receiver's thermal capacitance and loss conductance are identified, and </w:t>
      </w:r>
      <w:r>
        <w:fldChar w:fldCharType="begin"/>
      </w:r>
      <w:r>
        <w:instrText xml:space="preserve"> REF _Ref242578418 \h </w:instrText>
      </w:r>
      <w:r>
        <w:fldChar w:fldCharType="separate"/>
      </w:r>
      <w:r>
        <w:rPr>
          <w:b/>
          <w:bCs/>
        </w:rPr>
        <w:t xml:space="preserve">Table </w:t>
      </w:r>
      <w:r>
        <w:rPr>
          <w:b/>
          <w:bCs/>
          <w:noProof/>
        </w:rPr>
        <w:t>4</w:t>
      </w:r>
      <w:r>
        <w:fldChar w:fldCharType="end"/>
      </w:r>
      <w:r>
        <w:t xml:space="preserve"> collects the resulting constants. The three cooling transients decay as a single exponential in all six receiver probes, with a per-sensor eigenvalue spread of 3.7% (</w:t>
      </w:r>
      <w:r>
        <w:fldChar w:fldCharType="begin"/>
      </w:r>
      <w:r>
        <w:instrText xml:space="preserve"> REF _Ref242578046 \h </w:instrText>
      </w:r>
      <w:r>
        <w:fldChar w:fldCharType="separate"/>
      </w:r>
      <w:r>
        <w:rPr>
          <w:b/>
          <w:bCs/>
        </w:rPr>
        <w:t xml:space="preserve">Figure </w:t>
      </w:r>
      <w:r>
        <w:rPr>
          <w:b/>
          <w:bCs/>
          <w:noProof/>
        </w:rPr>
        <w:t>6</w:t>
      </w:r>
      <w:r>
        <w:fldChar w:fldCharType="end"/>
      </w:r>
      <w:r>
        <w:t xml:space="preserve">a). The abscissa </w:t>
      </w:r>
      <m:oMath>
        <m:r>
          <w:rPr>
            <w:rFonts w:ascii="Cambria Math" w:hAnsi="Cambria Math"/>
          </w:rPr>
          <m:t>x=εṁ</m:t>
        </m:r>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(the gas-side advective conductance) requires an effectiveness for each cooling run; referring each run to the heating state it decays from, with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on that run's own tail temperatures, gives the primary identification (Figure 6b),</w:t>
      </w:r>
    </w:p>
    <w:p w14:paraId="42344C3B" w14:textId="77777777" w:rsidR="00317DC1" w:rsidRDefault="00317DC1" w:rsidP="00317DC1"/>
    <w:p w14:paraId="6B5D4870" w14:textId="3CD9764E" w:rsidR="00317DC1" w:rsidRPr="00087DF8" w:rsidRDefault="00000000" w:rsidP="00317DC1">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eff</m:t>
              </m:r>
            </m:sub>
          </m:sSub>
          <m:r>
            <w:rPr>
              <w:rFonts w:ascii="Cambria Math" w:hAnsi="Cambria Math"/>
            </w:rPr>
            <m:t>=275±38 </m:t>
          </m:r>
          <m:r>
            <m:rPr>
              <m:sty m:val="p"/>
            </m:rPr>
            <w:rPr>
              <w:rFonts w:ascii="Cambria Math" w:hAnsi="Cambria Math"/>
            </w:rPr>
            <m:t>J</m:t>
          </m:r>
          <m: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r>
            <w:rPr>
              <w:rFonts w:ascii="Cambria Math" w:hAnsi="Cambria Math"/>
            </w:rPr>
            <m:t>,  </m:t>
          </m:r>
          <m:sSub>
            <m:sSubPr>
              <m:ctrlPr>
                <w:rPr>
                  <w:rFonts w:ascii="Cambria Math" w:hAnsi="Cambria Math"/>
                </w:rPr>
              </m:ctrlPr>
            </m:sSubPr>
            <m:e>
              <m:r>
                <w:rPr>
                  <w:rFonts w:ascii="Cambria Math" w:hAnsi="Cambria Math"/>
                </w:rPr>
                <m:t>K</m:t>
              </m:r>
            </m:e>
            <m:sub>
              <m:r>
                <m:rPr>
                  <m:sty m:val="p"/>
                </m:rPr>
                <w:rPr>
                  <w:rFonts w:ascii="Cambria Math" w:hAnsi="Cambria Math"/>
                </w:rPr>
                <m:t>loss</m:t>
              </m:r>
            </m:sub>
          </m:sSub>
          <m:r>
            <w:rPr>
              <w:rFonts w:ascii="Cambria Math" w:hAnsi="Cambria Math"/>
            </w:rPr>
            <m:t>=0.080±0.023 </m:t>
          </m:r>
          <m:r>
            <m:rPr>
              <m:sty m:val="p"/>
            </m:rPr>
            <w:rPr>
              <w:rFonts w:ascii="Cambria Math" w:hAnsi="Cambria Math"/>
            </w:rPr>
            <m:t>W</m:t>
          </m:r>
          <m:r>
            <w:rPr>
              <w:rFonts w:ascii="Cambria Math" w:hAnsi="Cambria Math"/>
            </w:rPr>
            <m:t> </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=0.986.</m:t>
          </m:r>
        </m:oMath>
      </m:oMathPara>
    </w:p>
    <w:p w14:paraId="74B0E07A" w14:textId="77777777" w:rsidR="00317DC1" w:rsidRDefault="00317DC1" w:rsidP="00317DC1"/>
    <w:p w14:paraId="6E796DE8" w14:textId="744138EC" w:rsidR="00317DC1" w:rsidRDefault="00087DF8" w:rsidP="00317DC1">
      <w:r>
        <w:rPr>
          <w:noProof/>
        </w:rPr>
        <w:drawing>
          <wp:inline distT="0" distB="0" distL="0" distR="0" wp14:anchorId="0531AC0D" wp14:editId="5D51CC16">
            <wp:extent cx="6480000" cy="2479809"/>
            <wp:effectExtent l="0" t="0" r="0" b="0"/>
            <wp:docPr id="4627854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785445" name="Picture 46278544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80000" cy="2479809"/>
                    </a:xfrm>
                    <a:prstGeom prst="rect">
                      <a:avLst/>
                    </a:prstGeom>
                  </pic:spPr>
                </pic:pic>
              </a:graphicData>
            </a:graphic>
          </wp:inline>
        </w:drawing>
      </w:r>
    </w:p>
    <w:p w14:paraId="437A5385" w14:textId="0121EB66" w:rsidR="00317DC1" w:rsidRDefault="00087DF8" w:rsidP="00087DF8">
      <w:pPr>
        <w:pStyle w:val="Caption"/>
      </w:pPr>
      <w:bookmarkStart w:id="8" w:name="_Ref242578046"/>
      <w:r>
        <w:rPr>
          <w:b/>
          <w:bCs/>
        </w:rPr>
        <w:t xml:space="preserve">Figure </w:t>
      </w:r>
      <w:r>
        <w:rPr>
          <w:b/>
          <w:bCs/>
        </w:rPr>
        <w:fldChar w:fldCharType="begin"/>
      </w:r>
      <w:r>
        <w:rPr>
          <w:b/>
          <w:bCs/>
        </w:rPr>
        <w:instrText xml:space="preserve"> SEQ Figure \* ARABIC </w:instrText>
      </w:r>
      <w:r>
        <w:rPr>
          <w:b/>
          <w:bCs/>
        </w:rPr>
        <w:fldChar w:fldCharType="separate"/>
      </w:r>
      <w:r>
        <w:rPr>
          <w:b/>
          <w:bCs/>
          <w:noProof/>
        </w:rPr>
        <w:t>6</w:t>
      </w:r>
      <w:r>
        <w:rPr>
          <w:b/>
          <w:bCs/>
        </w:rPr>
        <w:fldChar w:fldCharType="end"/>
      </w:r>
      <w:bookmarkEnd w:id="8"/>
      <w:r>
        <w:t xml:space="preserve"> a) Cooling decays of all six receiver probes at three flows, normalized on the initial excess; b) The slow eigenvalue against gas advective conductance </w:t>
      </w:r>
      <m:oMath>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for the three identifications, the primary matched-effectiveness cooling points (filled symbols) and the pooled-effectiveness abscissa (open symbols); c) Similarity collapse of the fifteen heating transients on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m:t>
            </m:r>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wall (in grey) and outlet gas (in red).</w:t>
      </w:r>
    </w:p>
    <w:p w14:paraId="46E2E112" w14:textId="77777777" w:rsidR="00317DC1" w:rsidRDefault="00317DC1" w:rsidP="00317DC1"/>
    <w:p w14:paraId="08E13B85" w14:textId="778FCE28" w:rsidR="00317DC1" w:rsidRDefault="00317DC1" w:rsidP="00317DC1">
      <w:r>
        <w:t>A pooled ε(q) correlation across all fifteen heating runs, averaging over the flux ordering of ε, gives 298 ± 42 J K</w:t>
      </w:r>
      <w:r>
        <w:rPr>
          <w:rFonts w:ascii="Cambria Math" w:hAnsi="Cambria Math" w:cs="Cambria Math"/>
        </w:rPr>
        <w:t>⁻</w:t>
      </w:r>
      <w:r>
        <w:rPr>
          <w:rFonts w:ascii="Aptos" w:hAnsi="Aptos" w:cs="Aptos"/>
        </w:rPr>
        <w:t>¹</w:t>
      </w:r>
      <w:r>
        <w:t xml:space="preserve"> and 0.095 </w:t>
      </w:r>
      <w:r>
        <w:rPr>
          <w:rFonts w:ascii="Aptos" w:hAnsi="Aptos" w:cs="Aptos"/>
        </w:rPr>
        <w:t>±</w:t>
      </w:r>
      <w:r>
        <w:t xml:space="preserve"> 0.025 W K</w:t>
      </w:r>
      <w:r>
        <w:rPr>
          <w:rFonts w:ascii="Cambria Math" w:hAnsi="Cambria Math" w:cs="Cambria Math"/>
        </w:rPr>
        <w:t>⁻</w:t>
      </w:r>
      <w:r>
        <w:rPr>
          <w:rFonts w:ascii="Aptos" w:hAnsi="Aptos" w:cs="Aptos"/>
        </w:rPr>
        <w:t>¹</w:t>
      </w:r>
      <w:r>
        <w:t xml:space="preserve"> at r</w:t>
      </w:r>
      <w:r>
        <w:rPr>
          <w:rFonts w:ascii="Aptos" w:hAnsi="Aptos" w:cs="Aptos"/>
        </w:rPr>
        <w:t>²</w:t>
      </w:r>
      <w:r>
        <w:t xml:space="preserve"> = 0.964; the matched form is better-conditioned and 8% lower in capacitance. </w:t>
      </w:r>
      <w:del w:id="90396" w:author="Claude" w:date="2026-10-23T08:00:00Z">
        <w:r>
          <w:delText xml:space="preserve">However, both</w:delText>
        </w:r>
      </w:del>
      <w:ins w:id="90397" w:author="Claude" w:date="2026-10-23T08:00:00Z">
        <w:r>
          <w:rPr>
            <w:highlight w:val="yellow"/>
          </w:rPr>
          <w:t xml:space="preserve">Both, however,</w:t>
        </w:r>
      </w:ins>
      <w:r>
        <w:t xml:space="preserve"> rest on three eigenvalues and hence one degree of freedom. The joint fit to all eighteen eigenvalues gives 269 </w:t>
      </w:r>
      <w:r>
        <w:rPr>
          <w:rFonts w:ascii="Aptos" w:hAnsi="Aptos" w:cs="Aptos"/>
        </w:rPr>
        <w:t>±</w:t>
      </w:r>
      <w:r>
        <w:t xml:space="preserve"> 30 J K</w:t>
      </w:r>
      <w:r>
        <w:rPr>
          <w:rFonts w:ascii="Cambria Math" w:hAnsi="Cambria Math" w:cs="Cambria Math"/>
        </w:rPr>
        <w:t>⁻</w:t>
      </w:r>
      <w:r>
        <w:rPr>
          <w:rFonts w:ascii="Aptos" w:hAnsi="Aptos" w:cs="Aptos"/>
        </w:rPr>
        <w:t>¹</w:t>
      </w:r>
      <w:r>
        <w:t xml:space="preserve"> and 0.098 </w:t>
      </w:r>
      <w:r>
        <w:rPr>
          <w:rFonts w:ascii="Aptos" w:hAnsi="Aptos" w:cs="Aptos"/>
        </w:rPr>
        <w:t>±</w:t>
      </w:r>
      <w:r>
        <w:t xml:space="preserve"> 0.022 W K</w:t>
      </w:r>
      <w:r>
        <w:rPr>
          <w:rFonts w:ascii="Cambria Math" w:hAnsi="Cambria Math" w:cs="Cambria Math"/>
        </w:rPr>
        <w:t>⁻</w:t>
      </w:r>
      <w:r>
        <w:rPr>
          <w:rFonts w:ascii="Aptos" w:hAnsi="Aptos" w:cs="Aptos"/>
        </w:rPr>
        <w:t>¹</w:t>
      </w:r>
      <w:r>
        <w:t xml:space="preserve"> with sixteen degrees of freedom and r</w:t>
      </w:r>
      <w:r>
        <w:rPr>
          <w:rFonts w:ascii="Aptos" w:hAnsi="Aptos" w:cs="Aptos"/>
        </w:rPr>
        <w:t>²</w:t>
      </w:r>
      <w:r>
        <w:t xml:space="preserve"> = 0.899; heating-only identification on the deep and outlet probes gives 281 </w:t>
      </w:r>
      <w:r>
        <w:rPr>
          <w:rFonts w:ascii="Aptos" w:hAnsi="Aptos" w:cs="Aptos"/>
        </w:rPr>
        <w:t>±</w:t>
      </w:r>
      <w:r>
        <w:t xml:space="preserve"> 35 J K</w:t>
      </w:r>
      <w:r>
        <w:rPr>
          <w:rFonts w:ascii="Cambria Math" w:hAnsi="Cambria Math" w:cs="Cambria Math"/>
        </w:rPr>
        <w:t>⁻</w:t>
      </w:r>
      <w:r>
        <w:rPr>
          <w:rFonts w:ascii="Aptos" w:hAnsi="Aptos" w:cs="Aptos"/>
        </w:rPr>
        <w:t>¹</w:t>
      </w:r>
      <w:r>
        <w:t xml:space="preserve"> and 0.114 ± 0.027 W K</w:t>
      </w:r>
      <w:r>
        <w:rPr>
          <w:rFonts w:ascii="Cambria Math" w:hAnsi="Cambria Math" w:cs="Cambria Math"/>
        </w:rPr>
        <w:t>⁻</w:t>
      </w:r>
      <w:r>
        <w:rPr>
          <w:rFonts w:ascii="Aptos" w:hAnsi="Aptos" w:cs="Aptos"/>
        </w:rPr>
        <w:t>¹</w:t>
      </w:r>
      <w:r>
        <w:t>. The spread, 269 to 298 J K</w:t>
      </w:r>
      <w:r>
        <w:rPr>
          <w:rFonts w:ascii="Cambria Math" w:hAnsi="Cambria Math" w:cs="Cambria Math"/>
        </w:rPr>
        <w:t>⁻</w:t>
      </w:r>
      <w:r>
        <w:rPr>
          <w:rFonts w:ascii="Aptos" w:hAnsi="Aptos" w:cs="Aptos"/>
        </w:rPr>
        <w:t>¹</w:t>
      </w:r>
      <w:r>
        <w:t xml:space="preserve"> (11%), </w:t>
      </w:r>
      <w:del w:id="90398" w:author="Claude" w:date="2026-10-23T08:00:00Z">
        <w:r>
          <w:delText xml:space="preserve">is a measure of</w:delText>
        </w:r>
      </w:del>
      <w:ins w:id="90399" w:author="Claude" w:date="2026-10-23T08:00:00Z">
        <w:r>
          <w:rPr>
            <w:highlight w:val="yellow"/>
          </w:rPr>
          <w:t xml:space="preserve">indicates</w:t>
        </w:r>
      </w:ins>
      <w:r>
        <w:t xml:space="preserve"> how well the dataset determines the capacitance (</w:t>
      </w:r>
      <w:r>
        <w:fldChar w:fldCharType="begin"/>
      </w:r>
      <w:r>
        <w:instrText xml:space="preserve"> REF _Ref242578046 \h </w:instrText>
      </w:r>
      <w:r>
        <w:fldChar w:fldCharType="separate"/>
      </w:r>
      <w:r>
        <w:rPr>
          <w:b/>
          <w:bCs/>
        </w:rPr>
        <w:t xml:space="preserve">Figure </w:t>
      </w:r>
      <w:r>
        <w:rPr>
          <w:b/>
          <w:bCs/>
          <w:noProof/>
        </w:rPr>
        <w:t>6</w:t>
      </w:r>
      <w:r>
        <w:fldChar w:fldCharType="end"/>
      </w:r>
      <w:r>
        <w:t>b). The Monte Carlo mean of the matched capacitance, 280 J K</w:t>
      </w:r>
      <w:r>
        <w:rPr>
          <w:rFonts w:ascii="Cambria Math" w:hAnsi="Cambria Math" w:cs="Cambria Math"/>
        </w:rPr>
        <w:t>⁻</w:t>
      </w:r>
      <w:r>
        <w:rPr>
          <w:rFonts w:ascii="Aptos" w:hAnsi="Aptos" w:cs="Aptos"/>
        </w:rPr>
        <w:t>¹</w:t>
      </w:r>
      <w:r>
        <w:t xml:space="preserve">, sits above the point estimate because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is the reciprocal of a slope fitted to three points; the point estimate is quoted, with the Monte Carlo standard deviation beside it.</w:t>
      </w:r>
    </w:p>
    <w:p w14:paraId="43B517D6" w14:textId="77777777" w:rsidR="00317DC1" w:rsidRDefault="00317DC1" w:rsidP="00317DC1"/>
    <w:p w14:paraId="15604144" w14:textId="17CAE6C1" w:rsidR="00317DC1" w:rsidRDefault="00317DC1" w:rsidP="00317DC1">
      <w:r>
        <w:t xml:space="preserve">Whichever estimate is taken,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exceeds the bare monolith capacitance of 42.0 to 46.8 J K</w:t>
      </w:r>
      <w:r>
        <w:rPr>
          <w:rFonts w:ascii="Cambria Math" w:hAnsi="Cambria Math" w:cs="Cambria Math"/>
        </w:rPr>
        <w:t>⁻</w:t>
      </w:r>
      <w:r>
        <w:rPr>
          <w:rFonts w:ascii="Aptos" w:hAnsi="Aptos" w:cs="Aptos"/>
        </w:rPr>
        <w:t>¹</w:t>
      </w:r>
      <w:r>
        <w:t xml:space="preserve"> (from the measured 40 g mass and </w:t>
      </w:r>
      <m:oMath>
        <m:sSub>
          <m:sSubPr>
            <m:ctrlPr>
              <w:rPr>
                <w:rFonts w:ascii="Cambria Math" w:hAnsi="Cambria Math"/>
              </w:rPr>
            </m:ctrlPr>
          </m:sSubPr>
          <m:e>
            <m:r>
              <w:rPr>
                <w:rFonts w:ascii="Cambria Math" w:hAnsi="Cambria Math"/>
              </w:rPr>
              <m:t>c</m:t>
            </m:r>
          </m:e>
          <m:sub>
            <m:r>
              <w:rPr>
                <w:rFonts w:ascii="Cambria Math" w:hAnsi="Cambria Math"/>
              </w:rPr>
              <m:t>p</m:t>
            </m:r>
          </m:sub>
        </m:sSub>
      </m:oMath>
      <w:r>
        <w:t xml:space="preserve"> at 600</w:t>
      </w:r>
      <w:r>
        <w:rPr>
          <w:rFonts w:ascii="Aptos" w:hAnsi="Aptos" w:cs="Aptos"/>
        </w:rPr>
        <w:t>–</w:t>
      </w:r>
      <w:r>
        <w:t xml:space="preserve">900 K) by a factor of six to seven. </w:t>
      </w:r>
      <w:del w:id="90400" w:author="Claude" w:date="2026-10-23T08:00:00Z">
        <w:r>
          <w:delText xml:space="preserve">Therefore, on</w:delText>
        </w:r>
      </w:del>
      <w:ins w:id="90401" w:author="Claude" w:date="2026-10-23T08:00:00Z">
        <w:r>
          <w:rPr>
            <w:highlight w:val="yellow"/>
          </w:rPr>
          <w:t xml:space="preserve">On</w:t>
        </w:r>
      </w:ins>
      <w:r>
        <w:t xml:space="preserve"> this lumped description</w:t>
      </w:r>
      <w:ins w:id="90402" w:author="Claude" w:date="2026-10-23T08:00:00Z">
        <w:r>
          <w:rPr>
            <w:highlight w:val="yellow"/>
          </w:rPr>
          <w:t xml:space="preserve">,</w:t>
        </w:r>
      </w:ins>
      <w:r>
        <w:t xml:space="preserve"> roughly five sixths of the thermal mass governing the receiver's transient is attributable to the holder and insulation. The attribution is by subtraction: the absorber's own capacitance is </w:t>
      </w:r>
      <w:r>
        <w:t xml:space="preserve">measured and the rest is the remainder. The identification cannot resolve how that remainder divides between holder, insulation and the plenum hardware. The installed capacitance governs the transient behaviour of the assembly, </w:t>
      </w:r>
      <w:del w:id="90403" w:author="Claude" w:date="2026-10-23T08:00:00Z">
        <w:r>
          <w:delText xml:space="preserve">that is</w:delText>
        </w:r>
      </w:del>
      <w:ins w:id="90404" w:author="Claude" w:date="2026-10-23T08:00:00Z">
        <w:r>
          <w:rPr>
            <w:highlight w:val="yellow"/>
          </w:rPr>
          <w:t xml:space="preserve">and hence</w:t>
        </w:r>
      </w:ins>
      <w:r>
        <w:t xml:space="preserve"> start-up and cycling estimates, but </w:t>
      </w:r>
      <w:del w:id="90405" w:author="Claude" w:date="2026-10-23T08:00:00Z">
        <w:r>
          <w:delText xml:space="preserve">is invisible to</w:delText>
        </w:r>
      </w:del>
      <w:ins w:id="90406" w:author="Claude" w:date="2026-10-23T08:00:00Z">
        <w:r>
          <w:rPr>
            <w:highlight w:val="yellow"/>
          </w:rPr>
          <w:t xml:space="preserve">does not appear in</w:t>
        </w:r>
      </w:ins>
      <w:r>
        <w:t xml:space="preserve"> steady-state characterization. This is one reason it is absent from a literature built on steady efficiency measurements {Fend, 2004 #6987;Fend, 2004 #6988;Avila-Marin, 2018 #4948;Avila-Marin, 2022 #6979;Zaversky, 2018 #5198;Wang, 2021 #5188}, and it cannot be recovered from absorber material properties alone. It also qualifies He, Du and Shen's claim that porous volumetric receivers have quick transient response and small thermal inertia owing to the short flow path of the heat transfer fluid {He, 2023 #7018}. This </w:t>
      </w:r>
      <w:del w:id="90407" w:author="Claude" w:date="2026-10-23T08:00:00Z">
        <w:r>
          <w:delText xml:space="preserve">is true</w:delText>
        </w:r>
      </w:del>
      <w:ins w:id="90408" w:author="Claude" w:date="2026-10-23T08:00:00Z">
        <w:r>
          <w:rPr>
            <w:highlight w:val="yellow"/>
          </w:rPr>
          <w:t xml:space="preserve">holds</w:t>
        </w:r>
      </w:ins>
      <w:r>
        <w:t xml:space="preserve"> for the absorber alone (42–47 J K</w:t>
      </w:r>
      <w:r>
        <w:rPr>
          <w:rFonts w:ascii="Cambria Math" w:hAnsi="Cambria Math" w:cs="Cambria Math"/>
        </w:rPr>
        <w:t>⁻</w:t>
      </w:r>
      <w:r>
        <w:rPr>
          <w:rFonts w:ascii="Aptos" w:hAnsi="Aptos" w:cs="Aptos"/>
        </w:rPr>
        <w:t>¹</w:t>
      </w:r>
      <w:del w:id="90409" w:author="Claude" w:date="2026-10-23T08:00:00Z">
        <w:r>
          <w:delText xml:space="preserve"> is small</w:delText>
        </w:r>
      </w:del>
      <w:r>
        <w:t xml:space="preserve">), but not for the installed receiver, </w:t>
      </w:r>
      <w:del w:id="90410" w:author="Claude" w:date="2026-10-23T08:00:00Z">
        <w:r>
          <w:delText xml:space="preserve">where the greater part</w:delText>
        </w:r>
      </w:del>
      <w:ins w:id="90411" w:author="Claude" w:date="2026-10-23T08:00:00Z">
        <w:r>
          <w:rPr>
            <w:highlight w:val="yellow"/>
          </w:rPr>
          <w:t xml:space="preserve">in which most</w:t>
        </w:r>
      </w:ins>
      <w:r>
        <w:t xml:space="preserve"> of the responding </w:t>
      </w:r>
      <w:ins w:id="90412" w:author="Claude" w:date="2026-10-23T08:00:00Z">
        <w:r>
          <w:rPr>
            <w:highlight w:val="yellow"/>
          </w:rPr>
          <w:t xml:space="preserve">thermal </w:t>
        </w:r>
      </w:ins>
      <w:r>
        <w:t xml:space="preserve">mass belongs to </w:t>
      </w:r>
      <w:del w:id="90413" w:author="Claude" w:date="2026-10-23T08:00:00Z">
        <w:r>
          <w:delText xml:space="preserve">hardware the absorber's properties say nothing about</w:delText>
        </w:r>
      </w:del>
      <w:ins w:id="90414" w:author="Claude" w:date="2026-10-23T08:00:00Z">
        <w:r>
          <w:rPr>
            <w:highlight w:val="yellow"/>
          </w:rPr>
          <w:t xml:space="preserve">the surrounding hardware</w:t>
        </w:r>
      </w:ins>
      <w:r>
        <w:t xml:space="preserve">.</w:t>
      </w:r>
    </w:p>
    <w:p w14:paraId="28B47CFC" w14:textId="77777777" w:rsidR="00317DC1" w:rsidRDefault="00317DC1" w:rsidP="00317DC1"/>
    <w:p w14:paraId="2F2B9AA0" w14:textId="4B13F068" w:rsidR="00317DC1" w:rsidRDefault="00317DC1" w:rsidP="00317DC1">
      <w:r>
        <w:t xml:space="preserve">Transient behaviour has typically been characterized via a receiver time constant from outlet air temperature. The same review of He, Du, and Shen reports time constants of about 90 s (Sulzer), 70 s (HiTRec II), 365 s (Sandia foam), 660 s (CeramTec) and 600–840 s (SOLAIR), noting no standard exists {He, 2023 #7018}. A time constant, </w:t>
      </w:r>
      <m:oMath>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xml:space="preserve">, measured at one flow leaves numerator and denominator unseparated; the 70–840 s spread reflects that conflation. </w:t>
      </w:r>
      <w:del w:id="90415" w:author="Claude" w:date="2026-10-23T08:00:00Z">
        <w:r>
          <w:delText xml:space="preserve">In particular, separation here comes from varying</w:delText>
        </w:r>
      </w:del>
      <w:ins w:id="90416" w:author="Claude" w:date="2026-10-23T08:00:00Z">
        <w:r>
          <w:rPr>
            <w:highlight w:val="yellow"/>
          </w:rPr>
          <w:t xml:space="preserve">Here the two are separated by varying the</w:t>
        </w:r>
      </w:ins>
      <w:r>
        <w:t xml:space="preserve"> advective conductance, </w:t>
      </w:r>
      <w:del w:id="90417" w:author="Claude" w:date="2026-10-23T08:00:00Z">
        <w:r>
          <w:delText xml:space="preserve">attributing</w:delText>
        </w:r>
      </w:del>
      <w:ins w:id="90418" w:author="Claude" w:date="2026-10-23T08:00:00Z">
        <w:r>
          <w:rPr>
            <w:highlight w:val="yellow"/>
          </w:rPr>
          <w:t xml:space="preserve">which attributes</w:t>
        </w:r>
      </w:ins>
      <w:r>
        <w:t xml:space="preserve"> the six- to sevenfold excess specifically to holder and insulation. Other studies have resolved the transient computationally. A coupled transient model has been applied to start-up, shut-down, clear-sky and cloud passage {Sharma, 2023 #7029}, and ray tracing with pore-scale simulation and PID control gives 7.0 s (air) versus 45.9 s (molten salt), rising 129% as mass flow falls threefold {Du, 2024 #6998}. </w:t>
      </w:r>
      <w:del w:id="90419" w:author="Claude" w:date="2026-10-23T08:00:00Z">
        <w:r>
          <w:delText xml:space="preserve">A</w:delText>
        </w:r>
      </w:del>
      <w:ins w:id="90420" w:author="Claude" w:date="2026-10-23T08:00:00Z">
        <w:r>
          <w:rPr>
            <w:highlight w:val="yellow"/>
          </w:rPr>
          <w:t xml:space="preserve">Because a</w:t>
        </w:r>
      </w:ins>
      <w:r>
        <w:t xml:space="preserve"> predicted time constant implies a predicted capacitance</w:t>
      </w:r>
      <w:del w:id="90421" w:author="Claude" w:date="2026-10-23T08:00:00Z">
        <w:r>
          <w:delText xml:space="preserve">. In turn</w:delText>
        </w:r>
      </w:del>
      <w:r>
        <w:t xml:space="preserve">, the factor found </w:t>
      </w:r>
      <w:del w:id="90422" w:author="Claude" w:date="2026-10-23T08:00:00Z">
        <w:r>
          <w:delText xml:space="preserve">in this study cannot</w:delText>
        </w:r>
      </w:del>
      <w:ins w:id="90423" w:author="Claude" w:date="2026-10-23T08:00:00Z">
        <w:r>
          <w:rPr>
            <w:highlight w:val="yellow"/>
          </w:rPr>
          <w:t xml:space="preserve">here can only</w:t>
        </w:r>
      </w:ins>
      <w:r>
        <w:t xml:space="preserve"> be captured </w:t>
      </w:r>
      <w:del w:id="90424" w:author="Claude" w:date="2026-10-23T08:00:00Z">
        <w:r>
          <w:delText xml:space="preserve">unless</w:delText>
        </w:r>
      </w:del>
      <w:ins w:id="90425" w:author="Claude" w:date="2026-10-23T08:00:00Z">
        <w:r>
          <w:rPr>
            <w:highlight w:val="yellow"/>
          </w:rPr>
          <w:t xml:space="preserve">if the</w:t>
        </w:r>
      </w:ins>
      <w:r>
        <w:t xml:space="preserve"> holder and insulation are modelled explicitly.</w:t>
      </w:r>
    </w:p>
    <w:p w14:paraId="36D7C61D" w14:textId="77777777" w:rsidR="00317DC1" w:rsidRDefault="00317DC1" w:rsidP="00317DC1"/>
    <w:p w14:paraId="0ED82626" w14:textId="569192E6" w:rsidR="00317DC1" w:rsidRDefault="00623E96" w:rsidP="00317DC1">
      <w:r>
        <w:fldChar w:fldCharType="begin"/>
      </w:r>
      <w:r>
        <w:instrText xml:space="preserve"> REF _Ref242578418 \h </w:instrText>
      </w:r>
      <w:r>
        <w:fldChar w:fldCharType="separate"/>
      </w:r>
      <w:r>
        <w:rPr>
          <w:b/>
          <w:bCs/>
        </w:rPr>
        <w:t xml:space="preserve">Table </w:t>
      </w:r>
      <w:r>
        <w:rPr>
          <w:b/>
          <w:bCs/>
          <w:noProof/>
        </w:rPr>
        <w:t>4</w:t>
      </w:r>
      <w:r>
        <w:fldChar w:fldCharType="end"/>
      </w:r>
      <w:r>
        <w:t xml:space="preserve"> collects these constants with their Monte Carlo intervals. The loss conductance is bracketed between 0.080 and 0.114 W K</w:t>
      </w:r>
      <w:r>
        <w:rPr>
          <w:rFonts w:ascii="Cambria Math" w:hAnsi="Cambria Math" w:cs="Cambria Math"/>
        </w:rPr>
        <w:t>⁻</w:t>
      </w:r>
      <w:r>
        <w:rPr>
          <w:rFonts w:ascii="Aptos" w:hAnsi="Aptos" w:cs="Aptos"/>
        </w:rPr>
        <w:t>¹</w:t>
      </w:r>
      <w:r>
        <w:t>, with the heating tangent exceeding the matched cooling secant by 1.41</w:t>
      </w:r>
      <w:r>
        <w:rPr>
          <w:rFonts w:ascii="Aptos" w:hAnsi="Aptos" w:cs="Aptos"/>
        </w:rPr>
        <w:t>×</w:t>
      </w:r>
      <w:del w:id="90426" w:author="Claude" w:date="2026-10-23T08:00:00Z">
        <w:r>
          <w:delText xml:space="preserve"> </w:delText>
        </w:r>
      </w:del>
      <w:del w:id="90427" w:author="Claude" w:date="2026-10-23T08:00:00Z">
        <w:r>
          <w:rPr>
            <w:rFonts w:ascii="Aptos" w:hAnsi="Aptos" w:cs="Aptos"/>
          </w:rPr>
          <w:delText xml:space="preserve">—</w:delText>
        </w:r>
      </w:del>
      <w:ins w:id="90428" w:author="Claude" w:date="2026-10-23T08:00:00Z">
        <w:r>
          <w:rPr>
            <w:rFonts w:ascii="Aptos" w:hAnsi="Aptos" w:cs="Aptos"/>
            <w:highlight w:val="yellow"/>
          </w:rPr>
          <w:t xml:space="preserve">,</w:t>
        </w:r>
      </w:ins>
      <w:r>
        <w:t xml:space="preserve"> consistent with a partly radiative loss path</w:t>
      </w:r>
      <w:del w:id="90429" w:author="Claude" w:date="2026-10-23T08:00:00Z">
        <w:r>
          <w:delText xml:space="preserve">, though</w:delText>
        </w:r>
      </w:del>
      <w:ins w:id="90430" w:author="Claude" w:date="2026-10-23T08:00:00Z">
        <w:r>
          <w:rPr>
            <w:highlight w:val="yellow"/>
          </w:rPr>
          <w:t xml:space="preserve"> but</w:t>
        </w:r>
      </w:ins>
      <w:r>
        <w:t xml:space="preserve"> only weak evidence for T³ dominance</w:t>
      </w:r>
      <w:del w:id="90431" w:author="Claude" w:date="2026-10-23T08:00:00Z">
        <w:r>
          <w:delText xml:space="preserve"> (the cubic temperature dependence expected of a radiative loss mechanism)</w:delText>
        </w:r>
      </w:del>
      <w:r>
        <w:t xml:space="preserve">. Carried through the δT3 = ±25 K band, the primary determination moves over 271.3 to 280.1 J K</w:t>
      </w:r>
      <w:r>
        <w:rPr>
          <w:rFonts w:ascii="Cambria Math" w:hAnsi="Cambria Math" w:cs="Cambria Math"/>
        </w:rPr>
        <w:t>⁻</w:t>
      </w:r>
      <w:r>
        <w:rPr>
          <w:rFonts w:ascii="Aptos" w:hAnsi="Aptos" w:cs="Aptos"/>
        </w:rPr>
        <w:t>¹</w:t>
      </w:r>
      <w:r>
        <w:t xml:space="preserve"> and 0.0752 to 0.0843 W K</w:t>
      </w:r>
      <w:r>
        <w:rPr>
          <w:rFonts w:ascii="Cambria Math" w:hAnsi="Cambria Math" w:cs="Cambria Math"/>
        </w:rPr>
        <w:t>⁻</w:t>
      </w:r>
      <w:r>
        <w:rPr>
          <w:rFonts w:ascii="Aptos" w:hAnsi="Aptos" w:cs="Aptos"/>
        </w:rPr>
        <w:t>¹</w:t>
      </w:r>
      <w:r>
        <w:t>, and the heating determination over 262.0 to 299.2 J K</w:t>
      </w:r>
      <w:r>
        <w:rPr>
          <w:rFonts w:ascii="Cambria Math" w:hAnsi="Cambria Math" w:cs="Cambria Math"/>
        </w:rPr>
        <w:t>⁻</w:t>
      </w:r>
      <w:r>
        <w:rPr>
          <w:rFonts w:ascii="Aptos" w:hAnsi="Aptos" w:cs="Aptos"/>
        </w:rPr>
        <w:t>¹</w:t>
      </w:r>
      <w:r>
        <w:t xml:space="preserve"> and 0.1072 to 0.1200 W K</w:t>
      </w:r>
      <w:r>
        <w:rPr>
          <w:rFonts w:ascii="Cambria Math" w:hAnsi="Cambria Math" w:cs="Cambria Math"/>
        </w:rPr>
        <w:t>⁻</w:t>
      </w:r>
      <w:r>
        <w:rPr>
          <w:rFonts w:ascii="Aptos" w:hAnsi="Aptos" w:cs="Aptos"/>
        </w:rPr>
        <w:t>¹</w:t>
      </w:r>
      <w:r>
        <w:t>. The band widens the loss bracket to 0.075 to 0.120 W K</w:t>
      </w:r>
      <w:r>
        <w:rPr>
          <w:rFonts w:ascii="Cambria Math" w:hAnsi="Cambria Math" w:cs="Cambria Math"/>
        </w:rPr>
        <w:t>⁻</w:t>
      </w:r>
      <w:r>
        <w:rPr>
          <w:rFonts w:ascii="Aptos" w:hAnsi="Aptos" w:cs="Aptos"/>
        </w:rPr>
        <w:t>¹</w:t>
      </w:r>
      <w:r>
        <w:t xml:space="preserve"> while </w:t>
      </w:r>
      <w:del w:id="90432" w:author="Claude" w:date="2026-10-23T08:00:00Z">
        <w:r>
          <w:delText xml:space="preserve">leaving </w:delText>
        </w:r>
      </w:del>
      <w:r>
        <w:t xml:space="preserve">the capacitance spread</w:t>
      </w:r>
      <w:ins w:id="90433" w:author="Claude" w:date="2026-10-23T08:00:00Z">
        <w:r>
          <w:rPr>
            <w:highlight w:val="yellow"/>
          </w:rPr>
          <w:t xml:space="preserve"> remains</w:t>
        </w:r>
      </w:ins>
      <w:r>
        <w:t xml:space="preserve"> dominated by estimator choice</w:t>
      </w:r>
      <w:del w:id="90434" w:author="Claude" w:date="2026-10-23T08:00:00Z">
        <w:r>
          <w:delText xml:space="preserve">, that is the probe pair or set used</w:delText>
        </w:r>
      </w:del>
      <w:ins w:id="90435" w:author="Claude" w:date="2026-10-23T08:00:00Z">
        <w:r>
          <w:rPr>
            <w:highlight w:val="yellow"/>
          </w:rPr>
          <w:t xml:space="preserve"> (the probe set used)</w:t>
        </w:r>
      </w:ins>
      <w:r>
        <w:t xml:space="preserve">.</w:t>
      </w:r>
    </w:p>
    <w:p w14:paraId="153C2A97" w14:textId="77777777" w:rsidR="00317DC1" w:rsidRPr="009C7E1D" w:rsidRDefault="00317DC1" w:rsidP="00317DC1"/>
    <w:p w14:paraId="60BE2B44" w14:textId="0D8A9F53" w:rsidR="00A05789" w:rsidRDefault="00A05789" w:rsidP="00A05789">
      <w:pPr>
        <w:pStyle w:val="Caption"/>
      </w:pPr>
      <w:bookmarkStart w:id="9" w:name="_Ref242578418"/>
      <w:r>
        <w:rPr>
          <w:b/>
          <w:bCs/>
        </w:rPr>
        <w:t xml:space="preserve">Table </w:t>
      </w:r>
      <w:r>
        <w:rPr>
          <w:b/>
          <w:bCs/>
        </w:rPr>
        <w:fldChar w:fldCharType="begin"/>
      </w:r>
      <w:r>
        <w:rPr>
          <w:b/>
          <w:bCs/>
        </w:rPr>
        <w:instrText xml:space="preserve"> SEQ Table \* ARABIC </w:instrText>
      </w:r>
      <w:r>
        <w:rPr>
          <w:b/>
          <w:bCs/>
        </w:rPr>
        <w:fldChar w:fldCharType="separate"/>
      </w:r>
      <w:r>
        <w:rPr>
          <w:b/>
          <w:bCs/>
          <w:noProof/>
        </w:rPr>
        <w:t>4</w:t>
      </w:r>
      <w:r>
        <w:rPr>
          <w:b/>
          <w:bCs/>
        </w:rPr>
        <w:fldChar w:fldCharType="end"/>
      </w:r>
      <w:bookmarkEnd w:id="9"/>
      <w:r>
        <w:t xml:space="preserve"> Identified constants with Monte Carlo standard deviations, 95% percentile intervals and, for fitted slopes, the regression standard error alongside.</w:t>
      </w:r>
    </w:p>
    <w:p w14:paraId="7237C645" w14:textId="77777777" w:rsidR="00A05789" w:rsidRPr="00A05789" w:rsidRDefault="00A05789" w:rsidP="00317DC1"/>
    <w:tbl>
      <w:tblPr>
        <w:tblStyle w:val="TableGrid"/>
        <w:tblW w:w="10485" w:type="dxa"/>
        <w:jc w:val="center"/>
        <w:tblLook w:val="04A0" w:firstRow="1" w:lastRow="0" w:firstColumn="1" w:lastColumn="0" w:noHBand="0" w:noVBand="1"/>
      </w:tblPr>
      <w:tblGrid>
        <w:gridCol w:w="2830"/>
        <w:gridCol w:w="1463"/>
        <w:gridCol w:w="1231"/>
        <w:gridCol w:w="1559"/>
        <w:gridCol w:w="709"/>
        <w:gridCol w:w="2693"/>
      </w:tblGrid>
      <w:tr w:rsidR="00087DF8" w:rsidRPr="00DE6186" w14:paraId="260544E4" w14:textId="77777777" w:rsidTr="008C0528">
        <w:trPr>
          <w:jc w:val="center"/>
        </w:trPr>
        <w:tc>
          <w:tcPr>
            <w:tcW w:w="2830" w:type="dxa"/>
          </w:tcPr>
          <w:p w14:paraId="7B2CA3AD" w14:textId="5BA166CD" w:rsidR="00087DF8" w:rsidRPr="00DE6186" w:rsidRDefault="00087DF8" w:rsidP="00DE6186">
            <w:pPr>
              <w:jc w:val="center"/>
              <w:rPr>
                <w:b/>
                <w:bCs/>
                <w:sz w:val="22"/>
                <w:szCs w:val="22"/>
              </w:rPr>
            </w:pPr>
            <w:r>
              <w:rPr>
                <w:b/>
                <w:bCs/>
                <w:sz w:val="22"/>
                <w:szCs w:val="22"/>
              </w:rPr>
              <w:t>Constant</w:t>
            </w:r>
          </w:p>
        </w:tc>
        <w:tc>
          <w:tcPr>
            <w:tcW w:w="1463" w:type="dxa"/>
          </w:tcPr>
          <w:p w14:paraId="7A902B85" w14:textId="26D940A4" w:rsidR="00087DF8" w:rsidRPr="00DE6186" w:rsidRDefault="00087DF8" w:rsidP="00DE6186">
            <w:pPr>
              <w:jc w:val="center"/>
              <w:rPr>
                <w:b/>
                <w:bCs/>
                <w:sz w:val="22"/>
                <w:szCs w:val="22"/>
              </w:rPr>
            </w:pPr>
            <w:r>
              <w:rPr>
                <w:b/>
                <w:bCs/>
                <w:sz w:val="22"/>
                <w:szCs w:val="22"/>
              </w:rPr>
              <w:t>Value</w:t>
            </w:r>
          </w:p>
        </w:tc>
        <w:tc>
          <w:tcPr>
            <w:tcW w:w="1231" w:type="dxa"/>
          </w:tcPr>
          <w:p w14:paraId="07E29384" w14:textId="779191C4" w:rsidR="00087DF8" w:rsidRPr="00DE6186" w:rsidRDefault="00087DF8" w:rsidP="00DE6186">
            <w:pPr>
              <w:jc w:val="center"/>
              <w:rPr>
                <w:b/>
                <w:bCs/>
                <w:sz w:val="22"/>
                <w:szCs w:val="22"/>
                <w:lang w:val="el-GR"/>
              </w:rPr>
            </w:pPr>
            <w:r>
              <w:rPr>
                <w:b/>
                <w:bCs/>
                <w:sz w:val="22"/>
                <w:szCs w:val="22"/>
              </w:rPr>
              <w:t>s.d.</w:t>
            </w:r>
          </w:p>
        </w:tc>
        <w:tc>
          <w:tcPr>
            <w:tcW w:w="1559" w:type="dxa"/>
          </w:tcPr>
          <w:p w14:paraId="1A41EEB8" w14:textId="26920344" w:rsidR="00087DF8" w:rsidRPr="00DE6186" w:rsidRDefault="00087DF8" w:rsidP="00DE6186">
            <w:pPr>
              <w:jc w:val="center"/>
              <w:rPr>
                <w:b/>
                <w:bCs/>
                <w:sz w:val="22"/>
                <w:szCs w:val="22"/>
              </w:rPr>
            </w:pPr>
            <w:r>
              <w:rPr>
                <w:b/>
                <w:bCs/>
                <w:sz w:val="22"/>
                <w:szCs w:val="22"/>
              </w:rPr>
              <w:t>95% interval</w:t>
            </w:r>
          </w:p>
        </w:tc>
        <w:tc>
          <w:tcPr>
            <w:tcW w:w="709" w:type="dxa"/>
          </w:tcPr>
          <w:p w14:paraId="6E6FD26C" w14:textId="2DB57BBE" w:rsidR="00087DF8" w:rsidRPr="00DE6186" w:rsidRDefault="00087DF8" w:rsidP="00DE6186">
            <w:pPr>
              <w:jc w:val="center"/>
              <w:rPr>
                <w:b/>
                <w:bCs/>
                <w:sz w:val="22"/>
                <w:szCs w:val="22"/>
              </w:rPr>
            </w:pPr>
            <w:r>
              <w:rPr>
                <w:b/>
                <w:bCs/>
                <w:sz w:val="22"/>
                <w:szCs w:val="22"/>
              </w:rPr>
              <w:t>Unit</w:t>
            </w:r>
          </w:p>
        </w:tc>
        <w:tc>
          <w:tcPr>
            <w:tcW w:w="2693" w:type="dxa"/>
          </w:tcPr>
          <w:p w14:paraId="52E8614F" w14:textId="2658EAC9" w:rsidR="00087DF8" w:rsidRPr="00DE6186" w:rsidRDefault="00087DF8" w:rsidP="00DE6186">
            <w:pPr>
              <w:jc w:val="center"/>
              <w:rPr>
                <w:b/>
                <w:bCs/>
                <w:sz w:val="22"/>
                <w:szCs w:val="22"/>
              </w:rPr>
            </w:pPr>
            <w:r>
              <w:rPr>
                <w:b/>
                <w:bCs/>
                <w:sz w:val="22"/>
                <w:szCs w:val="22"/>
              </w:rPr>
              <w:t>Notes</w:t>
            </w:r>
          </w:p>
        </w:tc>
      </w:tr>
      <w:tr w:rsidR="00087DF8" w:rsidRPr="00087DF8" w14:paraId="2A9E4F49" w14:textId="77777777" w:rsidTr="008C0528">
        <w:trPr>
          <w:jc w:val="center"/>
        </w:trPr>
        <w:tc>
          <w:tcPr>
            <w:tcW w:w="2830" w:type="dxa"/>
          </w:tcPr>
          <w:p w14:paraId="39D0B30B" w14:textId="60477B0F" w:rsidR="00087DF8" w:rsidRPr="00087DF8"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Pr>
                <w:sz w:val="22"/>
                <w:szCs w:val="22"/>
              </w:rPr>
              <w:t xml:space="preserve"> prefactor </w:t>
            </w:r>
            <m:oMath>
              <m:r>
                <w:rPr>
                  <w:rFonts w:ascii="Cambria Math" w:hAnsi="Cambria Math"/>
                  <w:sz w:val="22"/>
                  <w:szCs w:val="22"/>
                </w:rPr>
                <m:t>a</m:t>
              </m:r>
            </m:oMath>
            <w:r>
              <w:rPr>
                <w:sz w:val="22"/>
                <w:szCs w:val="22"/>
              </w:rPr>
              <w:t xml:space="preserve"> (pooled)</w:t>
            </w:r>
          </w:p>
        </w:tc>
        <w:tc>
          <w:tcPr>
            <w:tcW w:w="1463" w:type="dxa"/>
          </w:tcPr>
          <w:p w14:paraId="167184F7" w14:textId="5FA28E07" w:rsidR="00087DF8" w:rsidRPr="00087DF8" w:rsidRDefault="00087DF8" w:rsidP="004000B7">
            <w:pPr>
              <w:rPr>
                <w:sz w:val="22"/>
                <w:szCs w:val="22"/>
              </w:rPr>
            </w:pPr>
            <w:r>
              <w:rPr>
                <w:sz w:val="22"/>
                <w:szCs w:val="22"/>
              </w:rPr>
              <w:t>3.14×10</w:t>
            </w:r>
            <w:r>
              <w:rPr>
                <w:sz w:val="22"/>
                <w:szCs w:val="22"/>
                <w:vertAlign w:val="superscript"/>
              </w:rPr>
              <w:t>-4</w:t>
            </w:r>
            <w:r>
              <w:rPr>
                <w:sz w:val="22"/>
                <w:szCs w:val="22"/>
              </w:rPr>
              <w:t xml:space="preserve"> </w:t>
            </w:r>
          </w:p>
        </w:tc>
        <w:tc>
          <w:tcPr>
            <w:tcW w:w="1231" w:type="dxa"/>
          </w:tcPr>
          <w:p w14:paraId="1C06B4A6" w14:textId="6A5820B3" w:rsidR="00087DF8" w:rsidRPr="00087DF8" w:rsidRDefault="00087DF8" w:rsidP="004000B7">
            <w:pPr>
              <w:rPr>
                <w:sz w:val="22"/>
                <w:szCs w:val="22"/>
              </w:rPr>
            </w:pPr>
            <w:r>
              <w:rPr>
                <w:sz w:val="22"/>
                <w:szCs w:val="22"/>
              </w:rPr>
              <w:t>0.11×10</w:t>
            </w:r>
            <w:r>
              <w:rPr>
                <w:sz w:val="22"/>
                <w:szCs w:val="22"/>
                <w:vertAlign w:val="superscript"/>
              </w:rPr>
              <w:t>-4</w:t>
            </w:r>
            <w:r>
              <w:rPr>
                <w:sz w:val="22"/>
                <w:szCs w:val="22"/>
              </w:rPr>
              <w:t xml:space="preserve"> </w:t>
            </w:r>
          </w:p>
        </w:tc>
        <w:tc>
          <w:tcPr>
            <w:tcW w:w="1559" w:type="dxa"/>
          </w:tcPr>
          <w:p w14:paraId="484D11A1" w14:textId="51EB7208" w:rsidR="00087DF8" w:rsidRPr="00087DF8" w:rsidRDefault="00087DF8" w:rsidP="004000B7">
            <w:pPr>
              <w:rPr>
                <w:sz w:val="22"/>
                <w:szCs w:val="22"/>
              </w:rPr>
            </w:pPr>
            <w:r>
              <w:rPr>
                <w:sz w:val="22"/>
                <w:szCs w:val="22"/>
              </w:rPr>
              <w:t>[2.93, 3.37]</w:t>
            </w:r>
          </w:p>
        </w:tc>
        <w:tc>
          <w:tcPr>
            <w:tcW w:w="709" w:type="dxa"/>
          </w:tcPr>
          <w:p w14:paraId="4FAA38B6" w14:textId="22AD86F9" w:rsidR="00087DF8" w:rsidRPr="00087DF8" w:rsidRDefault="00087DF8" w:rsidP="00DE6186">
            <w:pPr>
              <w:jc w:val="center"/>
              <w:rPr>
                <w:sz w:val="22"/>
                <w:szCs w:val="22"/>
              </w:rPr>
            </w:pPr>
            <w:r>
              <w:rPr>
                <w:sz w:val="22"/>
                <w:szCs w:val="22"/>
              </w:rPr>
              <w:t>×10</w:t>
            </w:r>
            <w:r>
              <w:rPr>
                <w:sz w:val="22"/>
                <w:szCs w:val="22"/>
                <w:vertAlign w:val="superscript"/>
              </w:rPr>
              <w:t>-4</w:t>
            </w:r>
          </w:p>
        </w:tc>
        <w:tc>
          <w:tcPr>
            <w:tcW w:w="2693" w:type="dxa"/>
          </w:tcPr>
          <w:p w14:paraId="504E752F" w14:textId="1968FEF1" w:rsidR="00087DF8" w:rsidRPr="00087DF8" w:rsidRDefault="00087DF8" w:rsidP="008C0528">
            <w:pPr>
              <w:jc w:val="center"/>
              <w:rPr>
                <w:sz w:val="22"/>
                <w:szCs w:val="22"/>
              </w:rPr>
            </w:pPr>
            <w:r>
              <w:rPr>
                <w:sz w:val="22"/>
                <w:szCs w:val="22"/>
              </w:rPr>
              <w:t>15 steady runs</w:t>
            </w:r>
          </w:p>
        </w:tc>
      </w:tr>
      <w:tr w:rsidR="00087DF8" w:rsidRPr="00087DF8" w14:paraId="2090E7F8" w14:textId="77777777" w:rsidTr="008C0528">
        <w:trPr>
          <w:jc w:val="center"/>
        </w:trPr>
        <w:tc>
          <w:tcPr>
            <w:tcW w:w="2830" w:type="dxa"/>
          </w:tcPr>
          <w:p w14:paraId="3E88B011" w14:textId="4CCB1B82" w:rsidR="00087DF8" w:rsidRPr="009C7E1D" w:rsidRDefault="00087DF8" w:rsidP="004000B7">
            <w:pPr>
              <w:rPr>
                <w:sz w:val="22"/>
                <w:szCs w:val="22"/>
              </w:rPr>
            </w:pPr>
            <m:oMath>
              <m:r>
                <w:rPr>
                  <w:rFonts w:ascii="Cambria Math" w:hAnsi="Cambria Math"/>
                  <w:sz w:val="22"/>
                  <w:szCs w:val="22"/>
                </w:rPr>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Pr>
                <w:sz w:val="22"/>
                <w:szCs w:val="22"/>
              </w:rPr>
              <w:t xml:space="preserve"> exponent, pooled</w:t>
            </w:r>
          </w:p>
        </w:tc>
        <w:tc>
          <w:tcPr>
            <w:tcW w:w="1463" w:type="dxa"/>
          </w:tcPr>
          <w:p w14:paraId="1CD74349" w14:textId="4B0CA7C4" w:rsidR="00087DF8" w:rsidRPr="00087DF8" w:rsidRDefault="00087DF8" w:rsidP="004000B7">
            <w:pPr>
              <w:rPr>
                <w:sz w:val="22"/>
                <w:szCs w:val="22"/>
              </w:rPr>
            </w:pPr>
            <w:r>
              <w:rPr>
                <w:sz w:val="22"/>
                <w:szCs w:val="22"/>
              </w:rPr>
              <w:t>1.444</w:t>
            </w:r>
          </w:p>
        </w:tc>
        <w:tc>
          <w:tcPr>
            <w:tcW w:w="1231" w:type="dxa"/>
          </w:tcPr>
          <w:p w14:paraId="093D0976" w14:textId="6AA89082" w:rsidR="00087DF8" w:rsidRPr="00087DF8" w:rsidRDefault="00087DF8" w:rsidP="004000B7">
            <w:pPr>
              <w:rPr>
                <w:sz w:val="22"/>
                <w:szCs w:val="22"/>
              </w:rPr>
            </w:pPr>
            <w:r>
              <w:rPr>
                <w:sz w:val="22"/>
                <w:szCs w:val="22"/>
              </w:rPr>
              <w:t>0.003</w:t>
            </w:r>
          </w:p>
        </w:tc>
        <w:tc>
          <w:tcPr>
            <w:tcW w:w="1559" w:type="dxa"/>
          </w:tcPr>
          <w:p w14:paraId="05A0A15A" w14:textId="5082722D" w:rsidR="00087DF8" w:rsidRPr="00087DF8" w:rsidRDefault="00087DF8" w:rsidP="004000B7">
            <w:pPr>
              <w:rPr>
                <w:sz w:val="22"/>
                <w:szCs w:val="22"/>
              </w:rPr>
            </w:pPr>
            <w:r>
              <w:rPr>
                <w:sz w:val="22"/>
                <w:szCs w:val="22"/>
              </w:rPr>
              <w:t xml:space="preserve">[1.438, 1.451] </w:t>
            </w:r>
          </w:p>
        </w:tc>
        <w:tc>
          <w:tcPr>
            <w:tcW w:w="709" w:type="dxa"/>
          </w:tcPr>
          <w:p w14:paraId="7E5AB6FC" w14:textId="3ABA5B52" w:rsidR="00087DF8" w:rsidRPr="00087DF8" w:rsidRDefault="00087DF8" w:rsidP="00DE6186">
            <w:pPr>
              <w:jc w:val="center"/>
              <w:rPr>
                <w:sz w:val="22"/>
                <w:szCs w:val="22"/>
              </w:rPr>
            </w:pPr>
            <w:r>
              <w:rPr>
                <w:sz w:val="22"/>
                <w:szCs w:val="22"/>
              </w:rPr>
              <w:t>–</w:t>
            </w:r>
          </w:p>
        </w:tc>
        <w:tc>
          <w:tcPr>
            <w:tcW w:w="2693" w:type="dxa"/>
          </w:tcPr>
          <w:p w14:paraId="792AD1B6" w14:textId="056FEAD9" w:rsidR="00087DF8" w:rsidRPr="00087DF8" w:rsidRDefault="00087DF8" w:rsidP="008C0528">
            <w:pPr>
              <w:jc w:val="center"/>
              <w:rPr>
                <w:sz w:val="22"/>
                <w:szCs w:val="22"/>
              </w:rPr>
            </w:pPr>
            <w:r>
              <w:rPr>
                <w:sz w:val="22"/>
                <w:szCs w:val="22"/>
              </w:rPr>
              <w:t xml:space="preserve">instrumental MC; regression SE </w:t>
            </w:r>
            <m:oMath>
              <m:r>
                <w:rPr>
                  <w:rFonts w:ascii="Cambria Math" w:hAnsi="Cambria Math"/>
                  <w:sz w:val="22"/>
                  <w:szCs w:val="22"/>
                </w:rPr>
                <m:t>±</m:t>
              </m:r>
            </m:oMath>
            <w:r>
              <w:rPr>
                <w:sz w:val="22"/>
                <w:szCs w:val="22"/>
              </w:rPr>
              <w:t xml:space="preserve"> 0.072, r</w:t>
            </w:r>
            <w:r>
              <w:rPr>
                <w:sz w:val="22"/>
                <w:szCs w:val="22"/>
                <w:vertAlign w:val="superscript"/>
              </w:rPr>
              <w:t>2</w:t>
            </w:r>
            <w:r>
              <w:rPr>
                <w:sz w:val="22"/>
                <w:szCs w:val="22"/>
              </w:rPr>
              <w:t>=0.968</w:t>
            </w:r>
          </w:p>
        </w:tc>
      </w:tr>
      <w:tr w:rsidR="00087DF8" w:rsidRPr="00087DF8" w14:paraId="3D0745A3" w14:textId="77777777" w:rsidTr="008C0528">
        <w:trPr>
          <w:jc w:val="center"/>
        </w:trPr>
        <w:tc>
          <w:tcPr>
            <w:tcW w:w="2830" w:type="dxa"/>
          </w:tcPr>
          <w:p w14:paraId="4C4C6D72" w14:textId="4935397E" w:rsidR="00087DF8" w:rsidRPr="00087DF8" w:rsidRDefault="00087DF8" w:rsidP="004000B7">
            <w:pPr>
              <w:rPr>
                <w:sz w:val="22"/>
                <w:szCs w:val="22"/>
              </w:rPr>
            </w:pPr>
            <m:oMath>
              <m:r>
                <w:rPr>
                  <w:rFonts w:ascii="Cambria Math" w:hAnsi="Cambria Math"/>
                  <w:sz w:val="22"/>
                  <w:szCs w:val="22"/>
                </w:rPr>
                <w:lastRenderedPageBreak/>
                <m:t>N</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Pr>
                <w:sz w:val="22"/>
                <w:szCs w:val="22"/>
              </w:rPr>
              <w:t xml:space="preserve"> exponent, grouped (primary)</w:t>
            </w:r>
          </w:p>
        </w:tc>
        <w:tc>
          <w:tcPr>
            <w:tcW w:w="1463" w:type="dxa"/>
          </w:tcPr>
          <w:p w14:paraId="2B0F973E" w14:textId="3F8CD8E1" w:rsidR="00087DF8" w:rsidRPr="00087DF8" w:rsidRDefault="00087DF8" w:rsidP="004000B7">
            <w:pPr>
              <w:rPr>
                <w:sz w:val="22"/>
                <w:szCs w:val="22"/>
              </w:rPr>
            </w:pPr>
            <w:r>
              <w:rPr>
                <w:sz w:val="22"/>
                <w:szCs w:val="22"/>
              </w:rPr>
              <w:t>1.472</w:t>
            </w:r>
          </w:p>
        </w:tc>
        <w:tc>
          <w:tcPr>
            <w:tcW w:w="1231" w:type="dxa"/>
          </w:tcPr>
          <w:p w14:paraId="1029DD6C" w14:textId="63AAC81F" w:rsidR="00087DF8" w:rsidRPr="00087DF8" w:rsidRDefault="00087DF8" w:rsidP="004000B7">
            <w:pPr>
              <w:rPr>
                <w:sz w:val="22"/>
                <w:szCs w:val="22"/>
              </w:rPr>
            </w:pPr>
            <w:r>
              <w:rPr>
                <w:sz w:val="22"/>
                <w:szCs w:val="22"/>
              </w:rPr>
              <w:t>0.003</w:t>
            </w:r>
          </w:p>
        </w:tc>
        <w:tc>
          <w:tcPr>
            <w:tcW w:w="1559" w:type="dxa"/>
          </w:tcPr>
          <w:p w14:paraId="31203F0B" w14:textId="77777777" w:rsidR="00087DF8" w:rsidRPr="00087DF8" w:rsidRDefault="00087DF8" w:rsidP="004000B7">
            <w:pPr>
              <w:rPr>
                <w:sz w:val="22"/>
                <w:szCs w:val="22"/>
              </w:rPr>
            </w:pPr>
            <w:r>
              <w:rPr>
                <w:sz w:val="22"/>
                <w:szCs w:val="22"/>
              </w:rPr>
              <w:t xml:space="preserve"> [1.466, 1.479] </w:t>
            </w:r>
          </w:p>
        </w:tc>
        <w:tc>
          <w:tcPr>
            <w:tcW w:w="709" w:type="dxa"/>
          </w:tcPr>
          <w:p w14:paraId="3D1F556C" w14:textId="46520CA4" w:rsidR="00087DF8" w:rsidRPr="00087DF8" w:rsidRDefault="00087DF8" w:rsidP="00DE6186">
            <w:pPr>
              <w:jc w:val="center"/>
              <w:rPr>
                <w:sz w:val="22"/>
                <w:szCs w:val="22"/>
              </w:rPr>
            </w:pPr>
            <w:r>
              <w:rPr>
                <w:sz w:val="22"/>
                <w:szCs w:val="22"/>
              </w:rPr>
              <w:t>–</w:t>
            </w:r>
          </w:p>
        </w:tc>
        <w:tc>
          <w:tcPr>
            <w:tcW w:w="2693" w:type="dxa"/>
          </w:tcPr>
          <w:p w14:paraId="761CF48F" w14:textId="5BA931E2" w:rsidR="00087DF8" w:rsidRPr="00087DF8" w:rsidRDefault="00087DF8" w:rsidP="008C0528">
            <w:pPr>
              <w:jc w:val="center"/>
              <w:rPr>
                <w:sz w:val="22"/>
                <w:szCs w:val="22"/>
              </w:rPr>
            </w:pPr>
            <w:r>
              <w:rPr>
                <w:sz w:val="22"/>
                <w:szCs w:val="22"/>
              </w:rPr>
              <w:t xml:space="preserve">instrumental MC; regression SE </w:t>
            </w:r>
            <m:oMath>
              <m:r>
                <w:rPr>
                  <w:rFonts w:ascii="Cambria Math" w:hAnsi="Cambria Math"/>
                  <w:sz w:val="22"/>
                  <w:szCs w:val="22"/>
                </w:rPr>
                <m:t>±</m:t>
              </m:r>
            </m:oMath>
            <w:r>
              <w:rPr>
                <w:sz w:val="22"/>
                <w:szCs w:val="22"/>
              </w:rPr>
              <w:t xml:space="preserve"> 0.011, r</w:t>
            </w:r>
            <w:r>
              <w:rPr>
                <w:sz w:val="22"/>
                <w:szCs w:val="22"/>
                <w:vertAlign w:val="superscript"/>
              </w:rPr>
              <w:t>2</w:t>
            </w:r>
            <w:r>
              <w:rPr>
                <w:sz w:val="22"/>
                <w:szCs w:val="22"/>
              </w:rPr>
              <w:t>=0.9993</w:t>
            </w:r>
          </w:p>
        </w:tc>
      </w:tr>
      <w:tr w:rsidR="00087DF8" w:rsidRPr="00087DF8" w14:paraId="5320C9D5" w14:textId="77777777" w:rsidTr="008C0528">
        <w:trPr>
          <w:jc w:val="center"/>
        </w:trPr>
        <w:tc>
          <w:tcPr>
            <w:tcW w:w="2830" w:type="dxa"/>
          </w:tcPr>
          <w:p w14:paraId="407FA8A7" w14:textId="78D078C1" w:rsidR="00087DF8" w:rsidRPr="00087DF8"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N</m:t>
                  </m:r>
                </m:e>
                <m:sub>
                  <m:r>
                    <m:rPr>
                      <m:sty m:val="p"/>
                    </m:rPr>
                    <w:rPr>
                      <w:rFonts w:ascii="Cambria Math" w:hAnsi="Cambria Math"/>
                      <w:sz w:val="22"/>
                      <w:szCs w:val="22"/>
                    </w:rPr>
                    <m:t>prof</m:t>
                  </m:r>
                </m:sub>
              </m:sSub>
            </m:oMath>
            <w:r>
              <w:rPr>
                <w:sz w:val="22"/>
                <w:szCs w:val="22"/>
              </w:rPr>
              <w:t xml:space="preserve"> exponent (primary)</w:t>
            </w:r>
          </w:p>
        </w:tc>
        <w:tc>
          <w:tcPr>
            <w:tcW w:w="1463" w:type="dxa"/>
          </w:tcPr>
          <w:p w14:paraId="7C75D3E6" w14:textId="3B16D171" w:rsidR="00087DF8" w:rsidRPr="00087DF8" w:rsidRDefault="00087DF8" w:rsidP="004000B7">
            <w:pPr>
              <w:rPr>
                <w:sz w:val="22"/>
                <w:szCs w:val="22"/>
              </w:rPr>
            </w:pPr>
            <w:r>
              <w:rPr>
                <w:sz w:val="22"/>
                <w:szCs w:val="22"/>
              </w:rPr>
              <w:t>+0.341</w:t>
            </w:r>
          </w:p>
        </w:tc>
        <w:tc>
          <w:tcPr>
            <w:tcW w:w="1231" w:type="dxa"/>
          </w:tcPr>
          <w:p w14:paraId="4F4F1876" w14:textId="1A55077B" w:rsidR="00087DF8" w:rsidRPr="00087DF8" w:rsidRDefault="00087DF8" w:rsidP="004000B7">
            <w:pPr>
              <w:rPr>
                <w:sz w:val="22"/>
                <w:szCs w:val="22"/>
              </w:rPr>
            </w:pPr>
            <w:r>
              <w:rPr>
                <w:sz w:val="22"/>
                <w:szCs w:val="22"/>
              </w:rPr>
              <w:t>0.003</w:t>
            </w:r>
          </w:p>
        </w:tc>
        <w:tc>
          <w:tcPr>
            <w:tcW w:w="1559" w:type="dxa"/>
          </w:tcPr>
          <w:p w14:paraId="286A5517" w14:textId="77777777" w:rsidR="00087DF8" w:rsidRPr="00087DF8" w:rsidRDefault="00087DF8" w:rsidP="004000B7">
            <w:pPr>
              <w:rPr>
                <w:sz w:val="22"/>
                <w:szCs w:val="22"/>
              </w:rPr>
            </w:pPr>
            <w:r>
              <w:rPr>
                <w:sz w:val="22"/>
                <w:szCs w:val="22"/>
              </w:rPr>
              <w:t xml:space="preserve"> [0.335, 0.347] </w:t>
            </w:r>
          </w:p>
        </w:tc>
        <w:tc>
          <w:tcPr>
            <w:tcW w:w="709" w:type="dxa"/>
          </w:tcPr>
          <w:p w14:paraId="124F0E41" w14:textId="43BA9914" w:rsidR="00087DF8" w:rsidRPr="00087DF8" w:rsidRDefault="00087DF8" w:rsidP="00DE6186">
            <w:pPr>
              <w:jc w:val="center"/>
              <w:rPr>
                <w:sz w:val="22"/>
                <w:szCs w:val="22"/>
              </w:rPr>
            </w:pPr>
            <w:r>
              <w:rPr>
                <w:sz w:val="22"/>
                <w:szCs w:val="22"/>
              </w:rPr>
              <w:t>–</w:t>
            </w:r>
          </w:p>
        </w:tc>
        <w:tc>
          <w:tcPr>
            <w:tcW w:w="2693" w:type="dxa"/>
          </w:tcPr>
          <w:p w14:paraId="7DE27E3E" w14:textId="5D440255" w:rsidR="00087DF8" w:rsidRPr="00087DF8" w:rsidRDefault="00087DF8" w:rsidP="008C0528">
            <w:pPr>
              <w:jc w:val="center"/>
              <w:rPr>
                <w:sz w:val="22"/>
                <w:szCs w:val="22"/>
              </w:rPr>
            </w:pPr>
            <w:r>
              <w:rPr>
                <w:sz w:val="22"/>
                <w:szCs w:val="22"/>
              </w:rPr>
              <w:t xml:space="preserve">instrumental MC; regression SE </w:t>
            </w:r>
            <m:oMath>
              <m:r>
                <w:rPr>
                  <w:rFonts w:ascii="Cambria Math" w:hAnsi="Cambria Math"/>
                  <w:sz w:val="22"/>
                  <w:szCs w:val="22"/>
                </w:rPr>
                <m:t>±</m:t>
              </m:r>
            </m:oMath>
            <w:r>
              <w:rPr>
                <w:sz w:val="22"/>
                <w:szCs w:val="22"/>
              </w:rPr>
              <w:t xml:space="preserve"> 0.040; fixed-Nu requirement </w:t>
            </w:r>
            <w:r>
              <w:rPr>
                <w:sz w:val="22"/>
                <w:szCs w:val="22"/>
              </w:rPr>
              <w:br/>
            </w:r>
            <w:r>
              <w:rPr>
                <w:sz w:val="22"/>
                <w:szCs w:val="22"/>
              </w:rPr>
              <w:t>-1.000</w:t>
            </w:r>
          </w:p>
        </w:tc>
      </w:tr>
      <w:tr w:rsidR="00087DF8" w:rsidRPr="00087DF8" w14:paraId="3B078909" w14:textId="77777777" w:rsidTr="008C0528">
        <w:trPr>
          <w:jc w:val="center"/>
        </w:trPr>
        <w:tc>
          <w:tcPr>
            <w:tcW w:w="2830" w:type="dxa"/>
          </w:tcPr>
          <w:p w14:paraId="12DE73CF" w14:textId="4C8DBB2D" w:rsidR="00087DF8" w:rsidRPr="00087DF8" w:rsidRDefault="00DE6186" w:rsidP="004000B7">
            <w:pPr>
              <w:rPr>
                <w:sz w:val="22"/>
                <w:szCs w:val="22"/>
              </w:rPr>
            </w:pPr>
            <m:oMath>
              <m:r>
                <w:rPr>
                  <w:rFonts w:ascii="Cambria Math" w:hAnsi="Cambria Math"/>
                  <w:sz w:val="22"/>
                  <w:szCs w:val="22"/>
                </w:rPr>
                <m:t>NT</m:t>
              </m:r>
              <m:sSub>
                <m:sSubPr>
                  <m:ctrlPr>
                    <w:rPr>
                      <w:rFonts w:ascii="Cambria Math" w:hAnsi="Cambria Math"/>
                      <w:sz w:val="22"/>
                      <w:szCs w:val="22"/>
                    </w:rPr>
                  </m:ctrlPr>
                </m:sSubPr>
                <m:e>
                  <m:r>
                    <w:rPr>
                      <w:rFonts w:ascii="Cambria Math" w:hAnsi="Cambria Math"/>
                      <w:sz w:val="22"/>
                      <w:szCs w:val="22"/>
                    </w:rPr>
                    <m:t>U</m:t>
                  </m:r>
                </m:e>
                <m:sub>
                  <m:r>
                    <m:rPr>
                      <m:sty m:val="p"/>
                    </m:rPr>
                    <w:rPr>
                      <w:rFonts w:ascii="Cambria Math" w:hAnsi="Cambria Math"/>
                      <w:sz w:val="22"/>
                      <w:szCs w:val="22"/>
                    </w:rPr>
                    <m:t>app</m:t>
                  </m:r>
                </m:sub>
              </m:sSub>
            </m:oMath>
            <w:r>
              <w:rPr>
                <w:sz w:val="22"/>
                <w:szCs w:val="22"/>
              </w:rPr>
              <w:t xml:space="preserve"> exponent (identity, superseded)</w:t>
            </w:r>
          </w:p>
        </w:tc>
        <w:tc>
          <w:tcPr>
            <w:tcW w:w="1463" w:type="dxa"/>
          </w:tcPr>
          <w:p w14:paraId="7B0D7C3A" w14:textId="7F4BE610" w:rsidR="00087DF8" w:rsidRPr="00087DF8" w:rsidRDefault="00087DF8" w:rsidP="004000B7">
            <w:pPr>
              <w:rPr>
                <w:sz w:val="22"/>
                <w:szCs w:val="22"/>
              </w:rPr>
            </w:pPr>
            <w:r>
              <w:rPr>
                <w:sz w:val="22"/>
                <w:szCs w:val="22"/>
              </w:rPr>
              <w:t xml:space="preserve"> +0.389</w:t>
            </w:r>
          </w:p>
        </w:tc>
        <w:tc>
          <w:tcPr>
            <w:tcW w:w="1231" w:type="dxa"/>
          </w:tcPr>
          <w:p w14:paraId="4F63A778" w14:textId="19D239AE" w:rsidR="00087DF8" w:rsidRPr="00087DF8" w:rsidRDefault="00087DF8" w:rsidP="004000B7">
            <w:pPr>
              <w:rPr>
                <w:sz w:val="22"/>
                <w:szCs w:val="22"/>
              </w:rPr>
            </w:pPr>
            <w:r>
              <w:rPr>
                <w:sz w:val="22"/>
                <w:szCs w:val="22"/>
              </w:rPr>
              <w:t xml:space="preserve"> —  </w:t>
            </w:r>
          </w:p>
        </w:tc>
        <w:tc>
          <w:tcPr>
            <w:tcW w:w="1559" w:type="dxa"/>
          </w:tcPr>
          <w:p w14:paraId="3D1C7DBC" w14:textId="0C87E622" w:rsidR="00087DF8" w:rsidRPr="00087DF8" w:rsidRDefault="00087DF8" w:rsidP="004000B7">
            <w:pPr>
              <w:rPr>
                <w:sz w:val="22"/>
                <w:szCs w:val="22"/>
              </w:rPr>
            </w:pPr>
            <w:r>
              <w:rPr>
                <w:sz w:val="22"/>
                <w:szCs w:val="22"/>
              </w:rPr>
              <w:t xml:space="preserve"> —  </w:t>
            </w:r>
          </w:p>
        </w:tc>
        <w:tc>
          <w:tcPr>
            <w:tcW w:w="709" w:type="dxa"/>
          </w:tcPr>
          <w:p w14:paraId="091078A8" w14:textId="5F4C6CD4" w:rsidR="00087DF8" w:rsidRPr="00087DF8" w:rsidRDefault="00087DF8" w:rsidP="00DE6186">
            <w:pPr>
              <w:jc w:val="center"/>
              <w:rPr>
                <w:sz w:val="22"/>
                <w:szCs w:val="22"/>
              </w:rPr>
            </w:pPr>
            <w:r>
              <w:rPr>
                <w:sz w:val="22"/>
                <w:szCs w:val="22"/>
              </w:rPr>
              <w:t>–</w:t>
            </w:r>
          </w:p>
        </w:tc>
        <w:tc>
          <w:tcPr>
            <w:tcW w:w="2693" w:type="dxa"/>
          </w:tcPr>
          <w:p w14:paraId="57F172F6" w14:textId="2C56F049" w:rsidR="00087DF8" w:rsidRPr="00087DF8" w:rsidRDefault="00087DF8" w:rsidP="008C0528">
            <w:pPr>
              <w:jc w:val="center"/>
              <w:rPr>
                <w:sz w:val="22"/>
                <w:szCs w:val="22"/>
              </w:rPr>
            </w:pPr>
            <w:r>
              <w:rPr>
                <w:sz w:val="22"/>
                <w:szCs w:val="22"/>
              </w:rPr>
              <w:t>isothermal-wall identity; retained for comparison only</w:t>
            </w:r>
          </w:p>
        </w:tc>
      </w:tr>
      <w:tr w:rsidR="00087DF8" w:rsidRPr="00087DF8" w14:paraId="36692C8E" w14:textId="77777777" w:rsidTr="008C0528">
        <w:trPr>
          <w:jc w:val="center"/>
        </w:trPr>
        <w:tc>
          <w:tcPr>
            <w:tcW w:w="2830" w:type="dxa"/>
          </w:tcPr>
          <w:p w14:paraId="2B2A56B8" w14:textId="77777777" w:rsidR="00DE6186" w:rsidRPr="009C7E1D" w:rsidRDefault="00087DF8" w:rsidP="004000B7">
            <w:pPr>
              <w:rPr>
                <w:sz w:val="22"/>
                <w:szCs w:val="22"/>
              </w:rPr>
            </w:pPr>
            <w:r>
              <w:rPr>
                <w:sz w:val="22"/>
                <w:szCs w:val="22"/>
              </w:rPr>
              <w:t xml:space="preserve">Inversion marker </w:t>
            </w:r>
            <m:oMath>
              <m:sSup>
                <m:sSupPr>
                  <m:ctrlPr>
                    <w:rPr>
                      <w:rFonts w:ascii="Cambria Math" w:hAnsi="Cambria Math"/>
                      <w:sz w:val="22"/>
                      <w:szCs w:val="22"/>
                    </w:rPr>
                  </m:ctrlPr>
                </m:sSupPr>
                <m:e>
                  <m:r>
                    <w:rPr>
                      <w:rFonts w:ascii="Cambria Math" w:hAnsi="Cambria Math"/>
                      <w:sz w:val="22"/>
                      <w:szCs w:val="22"/>
                    </w:rPr>
                    <m:t>ε</m:t>
                  </m:r>
                </m:e>
                <m:sup>
                  <m:r>
                    <w:rPr>
                      <w:rFonts w:ascii="Cambria Math" w:hAnsi="Cambria Math"/>
                      <w:sz w:val="22"/>
                      <w:szCs w:val="22"/>
                    </w:rPr>
                    <m:t>*</m:t>
                  </m:r>
                </m:sup>
              </m:sSup>
            </m:oMath>
            <w:r>
              <w:rPr>
                <w:sz w:val="22"/>
                <w:szCs w:val="22"/>
              </w:rPr>
              <w:t xml:space="preserve"> </w:t>
            </w:r>
          </w:p>
          <w:p w14:paraId="2AB5BD87" w14:textId="597CFE08" w:rsidR="00087DF8" w:rsidRPr="00087DF8" w:rsidRDefault="00087DF8" w:rsidP="00DE6186">
            <w:pPr>
              <w:jc w:val="right"/>
              <w:rPr>
                <w:sz w:val="22"/>
                <w:szCs w:val="22"/>
              </w:rPr>
            </w:pPr>
            <w:r>
              <w:rPr>
                <w:sz w:val="22"/>
                <w:szCs w:val="22"/>
              </w:rPr>
              <w:t>@456 kW m</w:t>
            </w:r>
            <w:r>
              <w:rPr>
                <w:sz w:val="22"/>
                <w:szCs w:val="22"/>
                <w:vertAlign w:val="superscript"/>
              </w:rPr>
              <w:t>-2</w:t>
            </w:r>
          </w:p>
        </w:tc>
        <w:tc>
          <w:tcPr>
            <w:tcW w:w="1463" w:type="dxa"/>
          </w:tcPr>
          <w:p w14:paraId="1934A648" w14:textId="6B1C6EC4" w:rsidR="00087DF8" w:rsidRPr="00087DF8" w:rsidRDefault="00087DF8" w:rsidP="004000B7">
            <w:pPr>
              <w:rPr>
                <w:sz w:val="22"/>
                <w:szCs w:val="22"/>
              </w:rPr>
            </w:pPr>
            <w:r>
              <w:rPr>
                <w:sz w:val="22"/>
                <w:szCs w:val="22"/>
              </w:rPr>
              <w:t xml:space="preserve"> 0.666 </w:t>
            </w:r>
          </w:p>
        </w:tc>
        <w:tc>
          <w:tcPr>
            <w:tcW w:w="1231" w:type="dxa"/>
          </w:tcPr>
          <w:p w14:paraId="13DBE184" w14:textId="5461B639" w:rsidR="00087DF8" w:rsidRPr="00087DF8" w:rsidRDefault="00087DF8" w:rsidP="004000B7">
            <w:pPr>
              <w:rPr>
                <w:sz w:val="22"/>
                <w:szCs w:val="22"/>
              </w:rPr>
            </w:pPr>
            <w:r>
              <w:rPr>
                <w:sz w:val="22"/>
                <w:szCs w:val="22"/>
              </w:rPr>
              <w:t xml:space="preserve"> 0.002 </w:t>
            </w:r>
          </w:p>
        </w:tc>
        <w:tc>
          <w:tcPr>
            <w:tcW w:w="1559" w:type="dxa"/>
          </w:tcPr>
          <w:p w14:paraId="756731C2" w14:textId="77777777" w:rsidR="00087DF8" w:rsidRPr="00087DF8" w:rsidRDefault="00087DF8" w:rsidP="004000B7">
            <w:pPr>
              <w:rPr>
                <w:sz w:val="22"/>
                <w:szCs w:val="22"/>
              </w:rPr>
            </w:pPr>
            <w:r>
              <w:rPr>
                <w:sz w:val="22"/>
                <w:szCs w:val="22"/>
              </w:rPr>
              <w:t xml:space="preserve"> [0.661, 0.670] </w:t>
            </w:r>
          </w:p>
        </w:tc>
        <w:tc>
          <w:tcPr>
            <w:tcW w:w="709" w:type="dxa"/>
          </w:tcPr>
          <w:p w14:paraId="12ECD125" w14:textId="6CD31262" w:rsidR="00087DF8" w:rsidRPr="00087DF8" w:rsidRDefault="00087DF8" w:rsidP="00DE6186">
            <w:pPr>
              <w:jc w:val="center"/>
              <w:rPr>
                <w:sz w:val="22"/>
                <w:szCs w:val="22"/>
              </w:rPr>
            </w:pPr>
            <w:r>
              <w:rPr>
                <w:sz w:val="22"/>
                <w:szCs w:val="22"/>
              </w:rPr>
              <w:t>–</w:t>
            </w:r>
          </w:p>
        </w:tc>
        <w:tc>
          <w:tcPr>
            <w:tcW w:w="2693" w:type="dxa"/>
          </w:tcPr>
          <w:p w14:paraId="2220410D" w14:textId="62C7D032" w:rsidR="00087DF8" w:rsidRPr="00087DF8" w:rsidRDefault="00087DF8" w:rsidP="008C0528">
            <w:pPr>
              <w:jc w:val="center"/>
              <w:rPr>
                <w:sz w:val="22"/>
                <w:szCs w:val="22"/>
              </w:rPr>
            </w:pPr>
            <w:r>
              <w:rPr>
                <w:sz w:val="22"/>
                <w:szCs w:val="22"/>
              </w:rPr>
              <w:t>operational marker under the adopted wall convention; see §5.1</w:t>
            </w:r>
          </w:p>
        </w:tc>
      </w:tr>
      <w:tr w:rsidR="00087DF8" w:rsidRPr="00087DF8" w14:paraId="4131C0F1" w14:textId="77777777" w:rsidTr="008C0528">
        <w:trPr>
          <w:jc w:val="center"/>
        </w:trPr>
        <w:tc>
          <w:tcPr>
            <w:tcW w:w="2830" w:type="dxa"/>
          </w:tcPr>
          <w:p w14:paraId="3650F49C" w14:textId="69E14BF8" w:rsidR="00087DF8" w:rsidRPr="00087DF8" w:rsidRDefault="00087DF8" w:rsidP="00DE6186">
            <w:pPr>
              <w:jc w:val="right"/>
              <w:rPr>
                <w:sz w:val="22"/>
                <w:szCs w:val="22"/>
              </w:rPr>
            </w:pPr>
            <w:r>
              <w:rPr>
                <w:sz w:val="22"/>
                <w:szCs w:val="22"/>
              </w:rPr>
              <w:t>@304 kW m</w:t>
            </w:r>
            <w:r>
              <w:rPr>
                <w:sz w:val="22"/>
                <w:szCs w:val="22"/>
                <w:vertAlign w:val="superscript"/>
              </w:rPr>
              <w:t>-2</w:t>
            </w:r>
          </w:p>
        </w:tc>
        <w:tc>
          <w:tcPr>
            <w:tcW w:w="1463" w:type="dxa"/>
          </w:tcPr>
          <w:p w14:paraId="5AC4E541" w14:textId="7E158EF7" w:rsidR="00087DF8" w:rsidRPr="00087DF8" w:rsidRDefault="00087DF8" w:rsidP="004000B7">
            <w:pPr>
              <w:rPr>
                <w:sz w:val="22"/>
                <w:szCs w:val="22"/>
              </w:rPr>
            </w:pPr>
            <w:r>
              <w:rPr>
                <w:sz w:val="22"/>
                <w:szCs w:val="22"/>
              </w:rPr>
              <w:t xml:space="preserve"> 0.655 </w:t>
            </w:r>
          </w:p>
        </w:tc>
        <w:tc>
          <w:tcPr>
            <w:tcW w:w="1231" w:type="dxa"/>
          </w:tcPr>
          <w:p w14:paraId="4E9BCD9F" w14:textId="79487B43" w:rsidR="00087DF8" w:rsidRPr="00087DF8" w:rsidRDefault="00087DF8" w:rsidP="004000B7">
            <w:pPr>
              <w:rPr>
                <w:sz w:val="22"/>
                <w:szCs w:val="22"/>
              </w:rPr>
            </w:pPr>
            <w:r>
              <w:rPr>
                <w:sz w:val="22"/>
                <w:szCs w:val="22"/>
              </w:rPr>
              <w:t xml:space="preserve"> 0.003 </w:t>
            </w:r>
          </w:p>
        </w:tc>
        <w:tc>
          <w:tcPr>
            <w:tcW w:w="1559" w:type="dxa"/>
          </w:tcPr>
          <w:p w14:paraId="4A2C32E4" w14:textId="77777777" w:rsidR="00087DF8" w:rsidRPr="00087DF8" w:rsidRDefault="00087DF8" w:rsidP="004000B7">
            <w:pPr>
              <w:rPr>
                <w:sz w:val="22"/>
                <w:szCs w:val="22"/>
              </w:rPr>
            </w:pPr>
            <w:r>
              <w:rPr>
                <w:sz w:val="22"/>
                <w:szCs w:val="22"/>
              </w:rPr>
              <w:t xml:space="preserve"> [0.650, 0.661] </w:t>
            </w:r>
          </w:p>
        </w:tc>
        <w:tc>
          <w:tcPr>
            <w:tcW w:w="709" w:type="dxa"/>
          </w:tcPr>
          <w:p w14:paraId="1CA91E69" w14:textId="420F7E6A" w:rsidR="00087DF8" w:rsidRPr="00087DF8" w:rsidRDefault="00087DF8" w:rsidP="00DE6186">
            <w:pPr>
              <w:jc w:val="center"/>
              <w:rPr>
                <w:sz w:val="22"/>
                <w:szCs w:val="22"/>
              </w:rPr>
            </w:pPr>
            <w:r>
              <w:rPr>
                <w:sz w:val="22"/>
                <w:szCs w:val="22"/>
              </w:rPr>
              <w:t>–</w:t>
            </w:r>
          </w:p>
        </w:tc>
        <w:tc>
          <w:tcPr>
            <w:tcW w:w="2693" w:type="dxa"/>
          </w:tcPr>
          <w:p w14:paraId="1F0063DC" w14:textId="1E4CEB60" w:rsidR="00087DF8" w:rsidRPr="00087DF8" w:rsidRDefault="00087DF8" w:rsidP="008C0528">
            <w:pPr>
              <w:jc w:val="center"/>
              <w:rPr>
                <w:sz w:val="22"/>
                <w:szCs w:val="22"/>
              </w:rPr>
            </w:pPr>
            <w:r>
              <w:rPr>
                <w:sz w:val="22"/>
                <w:szCs w:val="22"/>
              </w:rPr>
              <w:t>same</w:t>
            </w:r>
          </w:p>
        </w:tc>
      </w:tr>
      <w:tr w:rsidR="00087DF8" w:rsidRPr="00087DF8" w14:paraId="665748B4" w14:textId="77777777" w:rsidTr="008C0528">
        <w:trPr>
          <w:jc w:val="center"/>
        </w:trPr>
        <w:tc>
          <w:tcPr>
            <w:tcW w:w="2830" w:type="dxa"/>
          </w:tcPr>
          <w:p w14:paraId="68CFE67C" w14:textId="032C6721" w:rsidR="00087DF8" w:rsidRPr="00087DF8" w:rsidRDefault="00087DF8" w:rsidP="00DE6186">
            <w:pPr>
              <w:jc w:val="right"/>
              <w:rPr>
                <w:sz w:val="22"/>
                <w:szCs w:val="22"/>
              </w:rPr>
            </w:pPr>
            <w:r>
              <w:rPr>
                <w:sz w:val="22"/>
                <w:szCs w:val="22"/>
              </w:rPr>
              <w:t>@256 kW m</w:t>
            </w:r>
            <w:r>
              <w:rPr>
                <w:sz w:val="22"/>
                <w:szCs w:val="22"/>
                <w:vertAlign w:val="superscript"/>
              </w:rPr>
              <w:t>-2</w:t>
            </w:r>
          </w:p>
        </w:tc>
        <w:tc>
          <w:tcPr>
            <w:tcW w:w="1463" w:type="dxa"/>
          </w:tcPr>
          <w:p w14:paraId="0ACA0F52" w14:textId="42D10DA0" w:rsidR="00087DF8" w:rsidRPr="00087DF8" w:rsidRDefault="00087DF8" w:rsidP="004000B7">
            <w:pPr>
              <w:rPr>
                <w:sz w:val="22"/>
                <w:szCs w:val="22"/>
              </w:rPr>
            </w:pPr>
            <w:r>
              <w:rPr>
                <w:sz w:val="22"/>
                <w:szCs w:val="22"/>
              </w:rPr>
              <w:t xml:space="preserve"> 0.642 </w:t>
            </w:r>
          </w:p>
        </w:tc>
        <w:tc>
          <w:tcPr>
            <w:tcW w:w="1231" w:type="dxa"/>
          </w:tcPr>
          <w:p w14:paraId="04BA8254" w14:textId="0C101820" w:rsidR="00087DF8" w:rsidRPr="00087DF8" w:rsidRDefault="00087DF8" w:rsidP="004000B7">
            <w:pPr>
              <w:rPr>
                <w:sz w:val="22"/>
                <w:szCs w:val="22"/>
              </w:rPr>
            </w:pPr>
            <w:r>
              <w:rPr>
                <w:sz w:val="22"/>
                <w:szCs w:val="22"/>
              </w:rPr>
              <w:t xml:space="preserve"> 0.003 </w:t>
            </w:r>
          </w:p>
        </w:tc>
        <w:tc>
          <w:tcPr>
            <w:tcW w:w="1559" w:type="dxa"/>
          </w:tcPr>
          <w:p w14:paraId="02267336" w14:textId="77777777" w:rsidR="00087DF8" w:rsidRPr="00087DF8" w:rsidRDefault="00087DF8" w:rsidP="004000B7">
            <w:pPr>
              <w:rPr>
                <w:sz w:val="22"/>
                <w:szCs w:val="22"/>
              </w:rPr>
            </w:pPr>
            <w:r>
              <w:rPr>
                <w:sz w:val="22"/>
                <w:szCs w:val="22"/>
              </w:rPr>
              <w:t xml:space="preserve"> [0.635, 0.648] </w:t>
            </w:r>
          </w:p>
        </w:tc>
        <w:tc>
          <w:tcPr>
            <w:tcW w:w="709" w:type="dxa"/>
          </w:tcPr>
          <w:p w14:paraId="181E95EB" w14:textId="07776F75" w:rsidR="00087DF8" w:rsidRPr="00087DF8" w:rsidRDefault="00087DF8" w:rsidP="00DE6186">
            <w:pPr>
              <w:jc w:val="center"/>
              <w:rPr>
                <w:sz w:val="22"/>
                <w:szCs w:val="22"/>
              </w:rPr>
            </w:pPr>
            <w:r>
              <w:rPr>
                <w:sz w:val="22"/>
                <w:szCs w:val="22"/>
              </w:rPr>
              <w:t>–</w:t>
            </w:r>
          </w:p>
        </w:tc>
        <w:tc>
          <w:tcPr>
            <w:tcW w:w="2693" w:type="dxa"/>
          </w:tcPr>
          <w:p w14:paraId="686A0DCC" w14:textId="07EE86F6" w:rsidR="00087DF8" w:rsidRPr="00087DF8" w:rsidRDefault="00087DF8" w:rsidP="008C0528">
            <w:pPr>
              <w:jc w:val="center"/>
              <w:rPr>
                <w:sz w:val="22"/>
                <w:szCs w:val="22"/>
              </w:rPr>
            </w:pPr>
            <w:r>
              <w:rPr>
                <w:sz w:val="22"/>
                <w:szCs w:val="22"/>
              </w:rPr>
              <w:t>same</w:t>
            </w:r>
          </w:p>
        </w:tc>
      </w:tr>
      <w:tr w:rsidR="00087DF8" w:rsidRPr="00087DF8" w14:paraId="7C34E40C" w14:textId="77777777" w:rsidTr="008C0528">
        <w:trPr>
          <w:jc w:val="center"/>
        </w:trPr>
        <w:tc>
          <w:tcPr>
            <w:tcW w:w="2830" w:type="dxa"/>
          </w:tcPr>
          <w:p w14:paraId="6A2657B3" w14:textId="47B99EB3" w:rsidR="00087DF8" w:rsidRPr="00087DF8" w:rsidRDefault="00000000" w:rsidP="004000B7">
            <w:pPr>
              <w:rPr>
                <w:sz w:val="22"/>
                <w:szCs w:val="22"/>
              </w:rPr>
            </w:pPr>
            <m:oMath>
              <m:sSub>
                <m:sSubPr>
                  <m:ctrlPr>
                    <w:rPr>
                      <w:rFonts w:ascii="Cambria Math" w:hAnsi="Cambria Math"/>
                      <w:sz w:val="22"/>
                      <w:szCs w:val="22"/>
                    </w:rPr>
                  </m:ctrlPr>
                </m:sSubPr>
                <m:e>
                  <m:r>
                    <m:rPr>
                      <m:sty m:val="p"/>
                    </m:rPr>
                    <w:rPr>
                      <w:rFonts w:ascii="Cambria Math" w:hAnsi="Cambria Math"/>
                      <w:sz w:val="22"/>
                      <w:szCs w:val="22"/>
                    </w:rPr>
                    <m:t>Λ</m:t>
                  </m:r>
                </m:e>
                <m:sub>
                  <m:r>
                    <w:rPr>
                      <w:rFonts w:ascii="Cambria Math" w:hAnsi="Cambria Math"/>
                      <w:sz w:val="22"/>
                      <w:szCs w:val="22"/>
                    </w:rPr>
                    <m:t>107</m:t>
                  </m:r>
                </m:sub>
              </m:sSub>
            </m:oMath>
            <w:r>
              <w:rPr>
                <w:sz w:val="22"/>
                <w:szCs w:val="22"/>
              </w:rPr>
              <w:t xml:space="preserve"> slope [Re</w:t>
            </w:r>
            <w:r>
              <w:rPr>
                <w:sz w:val="22"/>
                <w:szCs w:val="22"/>
                <w:vertAlign w:val="superscript"/>
              </w:rPr>
              <w:t>-1</w:t>
            </w:r>
            <w:r>
              <w:rPr>
                <w:sz w:val="22"/>
                <w:szCs w:val="22"/>
              </w:rPr>
              <w:t>]</w:t>
            </w:r>
          </w:p>
        </w:tc>
        <w:tc>
          <w:tcPr>
            <w:tcW w:w="1463" w:type="dxa"/>
          </w:tcPr>
          <w:p w14:paraId="5BFF5ABF" w14:textId="63820B32" w:rsidR="00087DF8" w:rsidRPr="00087DF8" w:rsidRDefault="00087DF8" w:rsidP="004000B7">
            <w:pPr>
              <w:rPr>
                <w:sz w:val="22"/>
                <w:szCs w:val="22"/>
              </w:rPr>
            </w:pPr>
            <w:r>
              <w:rPr>
                <w:sz w:val="22"/>
                <w:szCs w:val="22"/>
              </w:rPr>
              <w:t xml:space="preserve"> 8.54×10</w:t>
            </w:r>
            <w:r>
              <w:rPr>
                <w:sz w:val="22"/>
                <w:szCs w:val="22"/>
                <w:vertAlign w:val="superscript"/>
              </w:rPr>
              <w:t>-4</w:t>
            </w:r>
          </w:p>
        </w:tc>
        <w:tc>
          <w:tcPr>
            <w:tcW w:w="1231" w:type="dxa"/>
          </w:tcPr>
          <w:p w14:paraId="6E4940BA" w14:textId="4F39074A" w:rsidR="00087DF8" w:rsidRPr="00087DF8" w:rsidRDefault="00087DF8" w:rsidP="004000B7">
            <w:pPr>
              <w:rPr>
                <w:sz w:val="22"/>
                <w:szCs w:val="22"/>
              </w:rPr>
            </w:pPr>
            <w:r>
              <w:rPr>
                <w:sz w:val="22"/>
                <w:szCs w:val="22"/>
              </w:rPr>
              <w:t xml:space="preserve"> 0.36×10</w:t>
            </w:r>
            <w:r>
              <w:rPr>
                <w:sz w:val="22"/>
                <w:szCs w:val="22"/>
                <w:vertAlign w:val="superscript"/>
              </w:rPr>
              <w:t>-4</w:t>
            </w:r>
            <w:r>
              <w:rPr>
                <w:sz w:val="22"/>
                <w:szCs w:val="22"/>
              </w:rPr>
              <w:t xml:space="preserve"> </w:t>
            </w:r>
          </w:p>
        </w:tc>
        <w:tc>
          <w:tcPr>
            <w:tcW w:w="1559" w:type="dxa"/>
          </w:tcPr>
          <w:p w14:paraId="0B451CA1" w14:textId="5BAAAF7C" w:rsidR="00087DF8" w:rsidRPr="00087DF8" w:rsidRDefault="00087DF8" w:rsidP="004000B7">
            <w:pPr>
              <w:rPr>
                <w:sz w:val="22"/>
                <w:szCs w:val="22"/>
              </w:rPr>
            </w:pPr>
            <w:r>
              <w:rPr>
                <w:sz w:val="22"/>
                <w:szCs w:val="22"/>
              </w:rPr>
              <w:t xml:space="preserve"> [7.85, 9.27]</w:t>
            </w:r>
          </w:p>
        </w:tc>
        <w:tc>
          <w:tcPr>
            <w:tcW w:w="709" w:type="dxa"/>
          </w:tcPr>
          <w:p w14:paraId="7568061B" w14:textId="758014C2" w:rsidR="00087DF8" w:rsidRPr="00087DF8" w:rsidRDefault="00087DF8" w:rsidP="00DE6186">
            <w:pPr>
              <w:jc w:val="center"/>
              <w:rPr>
                <w:sz w:val="22"/>
                <w:szCs w:val="22"/>
              </w:rPr>
            </w:pPr>
            <w:r>
              <w:rPr>
                <w:sz w:val="22"/>
                <w:szCs w:val="22"/>
              </w:rPr>
              <w:t>×10</w:t>
            </w:r>
            <w:r>
              <w:rPr>
                <w:sz w:val="22"/>
                <w:szCs w:val="22"/>
                <w:vertAlign w:val="superscript"/>
              </w:rPr>
              <w:t>-4</w:t>
            </w:r>
          </w:p>
        </w:tc>
        <w:tc>
          <w:tcPr>
            <w:tcW w:w="2693" w:type="dxa"/>
          </w:tcPr>
          <w:p w14:paraId="32BF2DCC" w14:textId="64BC50F9" w:rsidR="00087DF8" w:rsidRPr="00087DF8" w:rsidRDefault="00087DF8" w:rsidP="008C0528">
            <w:pPr>
              <w:jc w:val="center"/>
              <w:rPr>
                <w:sz w:val="22"/>
                <w:szCs w:val="22"/>
              </w:rPr>
            </w:pPr>
            <w:r>
              <w:rPr>
                <w:sz w:val="22"/>
                <w:szCs w:val="22"/>
              </w:rPr>
              <w:t>common slope, per-flux intercepts</w:t>
            </w:r>
          </w:p>
        </w:tc>
      </w:tr>
      <w:tr w:rsidR="00087DF8" w:rsidRPr="00087DF8" w14:paraId="75983096" w14:textId="77777777" w:rsidTr="008C0528">
        <w:trPr>
          <w:jc w:val="center"/>
        </w:trPr>
        <w:tc>
          <w:tcPr>
            <w:tcW w:w="2830" w:type="dxa"/>
          </w:tcPr>
          <w:p w14:paraId="450BFE09" w14:textId="77777777" w:rsidR="00DE6186" w:rsidRPr="009C7E1D"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C</m:t>
                  </m:r>
                </m:e>
                <m:sub>
                  <m:r>
                    <m:rPr>
                      <m:sty m:val="p"/>
                    </m:rPr>
                    <w:rPr>
                      <w:rFonts w:ascii="Cambria Math" w:hAnsi="Cambria Math"/>
                      <w:sz w:val="22"/>
                      <w:szCs w:val="22"/>
                    </w:rPr>
                    <m:t>eff</m:t>
                  </m:r>
                </m:sub>
              </m:sSub>
            </m:oMath>
            <w:r>
              <w:rPr>
                <w:sz w:val="22"/>
                <w:szCs w:val="22"/>
              </w:rPr>
              <w:t xml:space="preserve">, </w:t>
            </w:r>
          </w:p>
          <w:p w14:paraId="50467ED1" w14:textId="5A7491D8" w:rsidR="00087DF8" w:rsidRPr="00087DF8" w:rsidRDefault="00087DF8" w:rsidP="00DE6186">
            <w:pPr>
              <w:jc w:val="right"/>
              <w:rPr>
                <w:sz w:val="22"/>
                <w:szCs w:val="22"/>
              </w:rPr>
            </w:pPr>
            <w:r>
              <w:rPr>
                <w:sz w:val="22"/>
                <w:szCs w:val="22"/>
              </w:rPr>
              <w:t>cooling matched-</w:t>
            </w:r>
            <m:oMath>
              <m:r>
                <w:rPr>
                  <w:rFonts w:ascii="Cambria Math" w:hAnsi="Cambria Math"/>
                  <w:sz w:val="22"/>
                  <w:szCs w:val="22"/>
                </w:rPr>
                <m:t>ε</m:t>
              </m:r>
            </m:oMath>
            <w:r>
              <w:rPr>
                <w:sz w:val="22"/>
                <w:szCs w:val="22"/>
              </w:rPr>
              <w:t xml:space="preserve"> (primary)  </w:t>
            </w:r>
          </w:p>
        </w:tc>
        <w:tc>
          <w:tcPr>
            <w:tcW w:w="1463" w:type="dxa"/>
          </w:tcPr>
          <w:p w14:paraId="3B7BF7AF" w14:textId="2C5E42E9" w:rsidR="00087DF8" w:rsidRPr="00087DF8" w:rsidRDefault="00087DF8" w:rsidP="004000B7">
            <w:pPr>
              <w:rPr>
                <w:sz w:val="22"/>
                <w:szCs w:val="22"/>
              </w:rPr>
            </w:pPr>
            <w:r>
              <w:rPr>
                <w:sz w:val="22"/>
                <w:szCs w:val="22"/>
              </w:rPr>
              <w:t xml:space="preserve"> 275</w:t>
            </w:r>
          </w:p>
        </w:tc>
        <w:tc>
          <w:tcPr>
            <w:tcW w:w="1231" w:type="dxa"/>
          </w:tcPr>
          <w:p w14:paraId="1DD9D3A9" w14:textId="5B95CD75" w:rsidR="00087DF8" w:rsidRPr="00087DF8" w:rsidRDefault="00087DF8" w:rsidP="004000B7">
            <w:pPr>
              <w:rPr>
                <w:sz w:val="22"/>
                <w:szCs w:val="22"/>
              </w:rPr>
            </w:pPr>
            <w:r>
              <w:rPr>
                <w:sz w:val="22"/>
                <w:szCs w:val="22"/>
              </w:rPr>
              <w:t xml:space="preserve"> 38 </w:t>
            </w:r>
          </w:p>
        </w:tc>
        <w:tc>
          <w:tcPr>
            <w:tcW w:w="1559" w:type="dxa"/>
          </w:tcPr>
          <w:p w14:paraId="4899C120" w14:textId="1CF7F186" w:rsidR="00087DF8" w:rsidRPr="00087DF8" w:rsidRDefault="00087DF8" w:rsidP="004000B7">
            <w:pPr>
              <w:rPr>
                <w:sz w:val="22"/>
                <w:szCs w:val="22"/>
              </w:rPr>
            </w:pPr>
            <w:r>
              <w:rPr>
                <w:sz w:val="22"/>
                <w:szCs w:val="22"/>
              </w:rPr>
              <w:t xml:space="preserve"> [219, 369]  </w:t>
            </w:r>
          </w:p>
        </w:tc>
        <w:tc>
          <w:tcPr>
            <w:tcW w:w="709" w:type="dxa"/>
          </w:tcPr>
          <w:p w14:paraId="4D92D472" w14:textId="16BBF5C9" w:rsidR="00087DF8" w:rsidRPr="00087DF8" w:rsidRDefault="00087DF8" w:rsidP="00DE6186">
            <w:pPr>
              <w:jc w:val="center"/>
              <w:rPr>
                <w:sz w:val="22"/>
                <w:szCs w:val="22"/>
              </w:rPr>
            </w:pPr>
            <w:r>
              <w:rPr>
                <w:sz w:val="22"/>
                <w:szCs w:val="22"/>
              </w:rPr>
              <w:t>J K</w:t>
            </w:r>
            <w:r>
              <w:rPr>
                <w:sz w:val="22"/>
                <w:szCs w:val="22"/>
                <w:vertAlign w:val="superscript"/>
              </w:rPr>
              <w:t>-1</w:t>
            </w:r>
          </w:p>
        </w:tc>
        <w:tc>
          <w:tcPr>
            <w:tcW w:w="2693" w:type="dxa"/>
          </w:tcPr>
          <w:p w14:paraId="14ED01DE" w14:textId="277B56D8" w:rsidR="00087DF8" w:rsidRPr="00087DF8" w:rsidRDefault="00087DF8" w:rsidP="008C0528">
            <w:pPr>
              <w:jc w:val="center"/>
              <w:rPr>
                <w:sz w:val="22"/>
                <w:szCs w:val="22"/>
              </w:rPr>
            </w:pPr>
            <w:r>
              <w:rPr>
                <w:sz w:val="22"/>
                <w:szCs w:val="22"/>
              </w:rPr>
              <w:t>n=3,</w:t>
            </w:r>
            <w:r>
              <w:rPr>
                <w:sz w:val="22"/>
                <w:szCs w:val="22"/>
                <w:lang w:val="el-GR"/>
              </w:rPr>
              <w:t xml:space="preserve"> </w:t>
            </w:r>
            <w:r>
              <w:rPr>
                <w:sz w:val="22"/>
                <w:szCs w:val="22"/>
              </w:rPr>
              <w:t>r</w:t>
            </w:r>
            <w:r>
              <w:rPr>
                <w:sz w:val="22"/>
                <w:szCs w:val="22"/>
                <w:vertAlign w:val="superscript"/>
              </w:rPr>
              <w:t>2</w:t>
            </w:r>
            <w:r>
              <w:rPr>
                <w:sz w:val="22"/>
                <w:szCs w:val="22"/>
              </w:rPr>
              <w:t>=0.986</w:t>
            </w:r>
          </w:p>
        </w:tc>
      </w:tr>
      <w:tr w:rsidR="00087DF8" w:rsidRPr="00087DF8" w14:paraId="5D9B1C89" w14:textId="77777777" w:rsidTr="008C0528">
        <w:trPr>
          <w:jc w:val="center"/>
        </w:trPr>
        <w:tc>
          <w:tcPr>
            <w:tcW w:w="2830" w:type="dxa"/>
          </w:tcPr>
          <w:p w14:paraId="38CA1ACB" w14:textId="1AAA97EB" w:rsidR="00087DF8" w:rsidRPr="00087DF8" w:rsidRDefault="00087DF8" w:rsidP="00DE6186">
            <w:pPr>
              <w:jc w:val="right"/>
              <w:rPr>
                <w:sz w:val="22"/>
                <w:szCs w:val="22"/>
              </w:rPr>
            </w:pPr>
            <w:r>
              <w:rPr>
                <w:sz w:val="22"/>
                <w:szCs w:val="22"/>
              </w:rPr>
              <w:t>cooling pooled-</w:t>
            </w:r>
            <m:oMath>
              <m:r>
                <w:rPr>
                  <w:rFonts w:ascii="Cambria Math" w:hAnsi="Cambria Math"/>
                  <w:sz w:val="22"/>
                  <w:szCs w:val="22"/>
                </w:rPr>
                <m:t>ε</m:t>
              </m:r>
            </m:oMath>
            <w:r>
              <w:rPr>
                <w:sz w:val="22"/>
                <w:szCs w:val="22"/>
              </w:rPr>
              <w:t xml:space="preserve"> </w:t>
            </w:r>
          </w:p>
        </w:tc>
        <w:tc>
          <w:tcPr>
            <w:tcW w:w="1463" w:type="dxa"/>
          </w:tcPr>
          <w:p w14:paraId="3C72BACF" w14:textId="2E29E9A3" w:rsidR="00087DF8" w:rsidRPr="00087DF8" w:rsidRDefault="00087DF8" w:rsidP="004000B7">
            <w:pPr>
              <w:rPr>
                <w:sz w:val="22"/>
                <w:szCs w:val="22"/>
              </w:rPr>
            </w:pPr>
            <w:r>
              <w:rPr>
                <w:sz w:val="22"/>
                <w:szCs w:val="22"/>
              </w:rPr>
              <w:t xml:space="preserve"> 298</w:t>
            </w:r>
          </w:p>
        </w:tc>
        <w:tc>
          <w:tcPr>
            <w:tcW w:w="1231" w:type="dxa"/>
          </w:tcPr>
          <w:p w14:paraId="1875619B" w14:textId="65ED517F" w:rsidR="00087DF8" w:rsidRPr="00087DF8" w:rsidRDefault="00087DF8" w:rsidP="004000B7">
            <w:pPr>
              <w:rPr>
                <w:sz w:val="22"/>
                <w:szCs w:val="22"/>
              </w:rPr>
            </w:pPr>
            <w:r>
              <w:rPr>
                <w:sz w:val="22"/>
                <w:szCs w:val="22"/>
              </w:rPr>
              <w:t xml:space="preserve"> 42 </w:t>
            </w:r>
          </w:p>
        </w:tc>
        <w:tc>
          <w:tcPr>
            <w:tcW w:w="1559" w:type="dxa"/>
          </w:tcPr>
          <w:p w14:paraId="6A2E38F2" w14:textId="5C5C5BF0" w:rsidR="00087DF8" w:rsidRPr="00087DF8" w:rsidRDefault="00087DF8" w:rsidP="004000B7">
            <w:pPr>
              <w:rPr>
                <w:sz w:val="22"/>
                <w:szCs w:val="22"/>
              </w:rPr>
            </w:pPr>
            <w:r>
              <w:rPr>
                <w:sz w:val="22"/>
                <w:szCs w:val="22"/>
              </w:rPr>
              <w:t xml:space="preserve"> [237, 402]  </w:t>
            </w:r>
          </w:p>
        </w:tc>
        <w:tc>
          <w:tcPr>
            <w:tcW w:w="709" w:type="dxa"/>
          </w:tcPr>
          <w:p w14:paraId="0A4B7A41" w14:textId="037D9027" w:rsidR="00087DF8" w:rsidRPr="00DE6186" w:rsidRDefault="00087DF8" w:rsidP="00DE6186">
            <w:pPr>
              <w:jc w:val="center"/>
              <w:rPr>
                <w:sz w:val="22"/>
                <w:szCs w:val="22"/>
                <w:lang w:val="el-GR"/>
              </w:rPr>
            </w:pPr>
            <w:r>
              <w:rPr>
                <w:sz w:val="22"/>
                <w:szCs w:val="22"/>
              </w:rPr>
              <w:t>J K</w:t>
            </w:r>
            <w:r>
              <w:rPr>
                <w:sz w:val="22"/>
                <w:szCs w:val="22"/>
                <w:vertAlign w:val="superscript"/>
              </w:rPr>
              <w:t>-</w:t>
            </w:r>
            <w:r>
              <w:rPr>
                <w:sz w:val="22"/>
                <w:szCs w:val="22"/>
                <w:vertAlign w:val="superscript"/>
                <w:lang w:val="el-GR"/>
              </w:rPr>
              <w:t>1</w:t>
            </w:r>
          </w:p>
        </w:tc>
        <w:tc>
          <w:tcPr>
            <w:tcW w:w="2693" w:type="dxa"/>
          </w:tcPr>
          <w:p w14:paraId="0C9DB707" w14:textId="75604AE4" w:rsidR="00087DF8" w:rsidRPr="00087DF8" w:rsidRDefault="00087DF8" w:rsidP="008C0528">
            <w:pPr>
              <w:jc w:val="center"/>
              <w:rPr>
                <w:sz w:val="22"/>
                <w:szCs w:val="22"/>
              </w:rPr>
            </w:pPr>
            <w:r>
              <w:rPr>
                <w:sz w:val="22"/>
                <w:szCs w:val="22"/>
              </w:rPr>
              <w:t>r</w:t>
            </w:r>
            <w:r>
              <w:rPr>
                <w:sz w:val="22"/>
                <w:szCs w:val="22"/>
                <w:vertAlign w:val="superscript"/>
              </w:rPr>
              <w:t>2</w:t>
            </w:r>
            <w:r>
              <w:rPr>
                <w:sz w:val="22"/>
                <w:szCs w:val="22"/>
              </w:rPr>
              <w:t>=0.964</w:t>
            </w:r>
          </w:p>
        </w:tc>
      </w:tr>
      <w:tr w:rsidR="00087DF8" w:rsidRPr="00087DF8" w14:paraId="1436E699" w14:textId="77777777" w:rsidTr="008C0528">
        <w:trPr>
          <w:jc w:val="center"/>
        </w:trPr>
        <w:tc>
          <w:tcPr>
            <w:tcW w:w="2830" w:type="dxa"/>
          </w:tcPr>
          <w:p w14:paraId="51D76311" w14:textId="7872F840" w:rsidR="00087DF8" w:rsidRPr="00087DF8" w:rsidRDefault="00087DF8" w:rsidP="00DE6186">
            <w:pPr>
              <w:jc w:val="right"/>
              <w:rPr>
                <w:sz w:val="22"/>
                <w:szCs w:val="22"/>
              </w:rPr>
            </w:pPr>
            <w:r>
              <w:rPr>
                <w:sz w:val="22"/>
                <w:szCs w:val="22"/>
              </w:rPr>
              <w:t>joint 18 eigenvalues</w:t>
            </w:r>
          </w:p>
        </w:tc>
        <w:tc>
          <w:tcPr>
            <w:tcW w:w="1463" w:type="dxa"/>
          </w:tcPr>
          <w:p w14:paraId="4F00615C" w14:textId="66BE223C" w:rsidR="00087DF8" w:rsidRPr="00087DF8" w:rsidRDefault="00087DF8" w:rsidP="004000B7">
            <w:pPr>
              <w:rPr>
                <w:sz w:val="22"/>
                <w:szCs w:val="22"/>
              </w:rPr>
            </w:pPr>
            <w:r>
              <w:rPr>
                <w:sz w:val="22"/>
                <w:szCs w:val="22"/>
              </w:rPr>
              <w:t xml:space="preserve"> 269</w:t>
            </w:r>
          </w:p>
        </w:tc>
        <w:tc>
          <w:tcPr>
            <w:tcW w:w="1231" w:type="dxa"/>
          </w:tcPr>
          <w:p w14:paraId="5CA3EC9F" w14:textId="0652BBB2" w:rsidR="00087DF8" w:rsidRPr="00087DF8" w:rsidRDefault="00087DF8" w:rsidP="004000B7">
            <w:pPr>
              <w:rPr>
                <w:sz w:val="22"/>
                <w:szCs w:val="22"/>
              </w:rPr>
            </w:pPr>
            <w:r>
              <w:rPr>
                <w:sz w:val="22"/>
                <w:szCs w:val="22"/>
              </w:rPr>
              <w:t xml:space="preserve"> 30 </w:t>
            </w:r>
          </w:p>
        </w:tc>
        <w:tc>
          <w:tcPr>
            <w:tcW w:w="1559" w:type="dxa"/>
          </w:tcPr>
          <w:p w14:paraId="17B986AD" w14:textId="2EF7574F" w:rsidR="00087DF8" w:rsidRPr="00087DF8" w:rsidRDefault="00087DF8" w:rsidP="004000B7">
            <w:pPr>
              <w:rPr>
                <w:sz w:val="22"/>
                <w:szCs w:val="22"/>
              </w:rPr>
            </w:pPr>
            <w:r>
              <w:rPr>
                <w:sz w:val="22"/>
                <w:szCs w:val="22"/>
              </w:rPr>
              <w:t xml:space="preserve"> [221, 337]  </w:t>
            </w:r>
          </w:p>
        </w:tc>
        <w:tc>
          <w:tcPr>
            <w:tcW w:w="709" w:type="dxa"/>
          </w:tcPr>
          <w:p w14:paraId="43705870" w14:textId="52A897A0" w:rsidR="00087DF8" w:rsidRPr="00087DF8" w:rsidRDefault="00087DF8" w:rsidP="00DE6186">
            <w:pPr>
              <w:jc w:val="center"/>
              <w:rPr>
                <w:sz w:val="22"/>
                <w:szCs w:val="22"/>
              </w:rPr>
            </w:pPr>
            <w:r>
              <w:rPr>
                <w:sz w:val="22"/>
                <w:szCs w:val="22"/>
              </w:rPr>
              <w:t>J K</w:t>
            </w:r>
            <w:r>
              <w:rPr>
                <w:sz w:val="22"/>
                <w:szCs w:val="22"/>
                <w:vertAlign w:val="superscript"/>
              </w:rPr>
              <w:t>-1</w:t>
            </w:r>
          </w:p>
        </w:tc>
        <w:tc>
          <w:tcPr>
            <w:tcW w:w="2693" w:type="dxa"/>
          </w:tcPr>
          <w:p w14:paraId="47FDA65D" w14:textId="3327AA69" w:rsidR="00087DF8" w:rsidRPr="00087DF8" w:rsidRDefault="00087DF8" w:rsidP="008C0528">
            <w:pPr>
              <w:jc w:val="center"/>
              <w:rPr>
                <w:sz w:val="22"/>
                <w:szCs w:val="22"/>
              </w:rPr>
            </w:pPr>
            <w:r>
              <w:rPr>
                <w:sz w:val="22"/>
                <w:szCs w:val="22"/>
              </w:rPr>
              <w:t>r</w:t>
            </w:r>
            <w:r>
              <w:rPr>
                <w:sz w:val="22"/>
                <w:szCs w:val="22"/>
                <w:vertAlign w:val="superscript"/>
              </w:rPr>
              <w:t>2</w:t>
            </w:r>
            <w:r>
              <w:rPr>
                <w:sz w:val="22"/>
                <w:szCs w:val="22"/>
              </w:rPr>
              <w:t>=0.899</w:t>
            </w:r>
          </w:p>
        </w:tc>
      </w:tr>
      <w:tr w:rsidR="00087DF8" w:rsidRPr="00087DF8" w14:paraId="6C8F6DFD" w14:textId="77777777" w:rsidTr="008C0528">
        <w:trPr>
          <w:jc w:val="center"/>
        </w:trPr>
        <w:tc>
          <w:tcPr>
            <w:tcW w:w="2830" w:type="dxa"/>
          </w:tcPr>
          <w:p w14:paraId="4330B437" w14:textId="6DAA96E0" w:rsidR="00087DF8" w:rsidRPr="00087DF8" w:rsidRDefault="00087DF8" w:rsidP="00DE6186">
            <w:pPr>
              <w:jc w:val="right"/>
              <w:rPr>
                <w:sz w:val="22"/>
                <w:szCs w:val="22"/>
              </w:rPr>
            </w:pPr>
            <w:r>
              <w:rPr>
                <w:sz w:val="22"/>
                <w:szCs w:val="22"/>
              </w:rPr>
              <w:t xml:space="preserve">heating deep probes </w:t>
            </w:r>
          </w:p>
        </w:tc>
        <w:tc>
          <w:tcPr>
            <w:tcW w:w="1463" w:type="dxa"/>
          </w:tcPr>
          <w:p w14:paraId="3E7E7334" w14:textId="05AB06DA" w:rsidR="00087DF8" w:rsidRPr="00087DF8" w:rsidRDefault="00087DF8" w:rsidP="004000B7">
            <w:pPr>
              <w:rPr>
                <w:sz w:val="22"/>
                <w:szCs w:val="22"/>
              </w:rPr>
            </w:pPr>
            <w:r>
              <w:rPr>
                <w:sz w:val="22"/>
                <w:szCs w:val="22"/>
              </w:rPr>
              <w:t xml:space="preserve"> 281</w:t>
            </w:r>
          </w:p>
        </w:tc>
        <w:tc>
          <w:tcPr>
            <w:tcW w:w="1231" w:type="dxa"/>
          </w:tcPr>
          <w:p w14:paraId="141667D6" w14:textId="1E983408" w:rsidR="00087DF8" w:rsidRPr="00087DF8" w:rsidRDefault="00087DF8" w:rsidP="004000B7">
            <w:pPr>
              <w:rPr>
                <w:sz w:val="22"/>
                <w:szCs w:val="22"/>
              </w:rPr>
            </w:pPr>
            <w:r>
              <w:rPr>
                <w:sz w:val="22"/>
                <w:szCs w:val="22"/>
              </w:rPr>
              <w:t xml:space="preserve"> 35 </w:t>
            </w:r>
          </w:p>
        </w:tc>
        <w:tc>
          <w:tcPr>
            <w:tcW w:w="1559" w:type="dxa"/>
          </w:tcPr>
          <w:p w14:paraId="3A9A3D55" w14:textId="5010D446" w:rsidR="00087DF8" w:rsidRPr="00087DF8" w:rsidRDefault="00087DF8" w:rsidP="004000B7">
            <w:pPr>
              <w:rPr>
                <w:sz w:val="22"/>
                <w:szCs w:val="22"/>
              </w:rPr>
            </w:pPr>
            <w:r>
              <w:rPr>
                <w:sz w:val="22"/>
                <w:szCs w:val="22"/>
              </w:rPr>
              <w:t xml:space="preserve"> [226, 361]  </w:t>
            </w:r>
          </w:p>
        </w:tc>
        <w:tc>
          <w:tcPr>
            <w:tcW w:w="709" w:type="dxa"/>
          </w:tcPr>
          <w:p w14:paraId="4A2FAF62" w14:textId="78D4802B" w:rsidR="00087DF8" w:rsidRPr="00087DF8" w:rsidRDefault="00087DF8" w:rsidP="00DE6186">
            <w:pPr>
              <w:jc w:val="center"/>
              <w:rPr>
                <w:sz w:val="22"/>
                <w:szCs w:val="22"/>
              </w:rPr>
            </w:pPr>
            <w:r>
              <w:rPr>
                <w:sz w:val="22"/>
                <w:szCs w:val="22"/>
              </w:rPr>
              <w:t>J K</w:t>
            </w:r>
            <w:r>
              <w:rPr>
                <w:sz w:val="22"/>
                <w:szCs w:val="22"/>
                <w:vertAlign w:val="superscript"/>
              </w:rPr>
              <w:t>-1</w:t>
            </w:r>
          </w:p>
        </w:tc>
        <w:tc>
          <w:tcPr>
            <w:tcW w:w="2693" w:type="dxa"/>
          </w:tcPr>
          <w:p w14:paraId="226823B6" w14:textId="41BF7602" w:rsidR="00087DF8" w:rsidRPr="00087DF8" w:rsidRDefault="00087DF8" w:rsidP="008C0528">
            <w:pPr>
              <w:jc w:val="center"/>
              <w:rPr>
                <w:sz w:val="22"/>
                <w:szCs w:val="22"/>
              </w:rPr>
            </w:pPr>
            <w:r>
              <w:rPr>
                <w:sz w:val="22"/>
                <w:szCs w:val="22"/>
              </w:rPr>
              <w:t>122 J K</w:t>
            </w:r>
            <w:r>
              <w:rPr>
                <w:sz w:val="22"/>
                <w:szCs w:val="22"/>
                <w:vertAlign w:val="superscript"/>
              </w:rPr>
              <w:t>-1</w:t>
            </w:r>
            <w:r>
              <w:rPr>
                <w:sz w:val="22"/>
                <w:szCs w:val="22"/>
              </w:rPr>
              <w:t xml:space="preserve"> if all six probes used</w:t>
            </w:r>
          </w:p>
        </w:tc>
      </w:tr>
      <w:tr w:rsidR="00087DF8" w:rsidRPr="00087DF8" w14:paraId="36E2FBD1" w14:textId="77777777" w:rsidTr="008C0528">
        <w:trPr>
          <w:jc w:val="center"/>
        </w:trPr>
        <w:tc>
          <w:tcPr>
            <w:tcW w:w="2830" w:type="dxa"/>
          </w:tcPr>
          <w:p w14:paraId="361316A1" w14:textId="77777777" w:rsidR="00DE6186" w:rsidRPr="009C7E1D" w:rsidRDefault="00000000" w:rsidP="004000B7">
            <w:pPr>
              <w:rPr>
                <w:sz w:val="22"/>
                <w:szCs w:val="22"/>
              </w:rPr>
            </w:pPr>
            <m:oMath>
              <m:sSub>
                <m:sSubPr>
                  <m:ctrlPr>
                    <w:rPr>
                      <w:rFonts w:ascii="Cambria Math" w:hAnsi="Cambria Math"/>
                      <w:sz w:val="22"/>
                      <w:szCs w:val="22"/>
                    </w:rPr>
                  </m:ctrlPr>
                </m:sSubPr>
                <m:e>
                  <m:r>
                    <w:rPr>
                      <w:rFonts w:ascii="Cambria Math" w:hAnsi="Cambria Math"/>
                      <w:sz w:val="22"/>
                      <w:szCs w:val="22"/>
                    </w:rPr>
                    <m:t>K</m:t>
                  </m:r>
                </m:e>
                <m:sub>
                  <m:r>
                    <m:rPr>
                      <m:sty m:val="p"/>
                    </m:rPr>
                    <w:rPr>
                      <w:rFonts w:ascii="Cambria Math" w:hAnsi="Cambria Math"/>
                      <w:sz w:val="22"/>
                      <w:szCs w:val="22"/>
                    </w:rPr>
                    <m:t>loss</m:t>
                  </m:r>
                </m:sub>
              </m:sSub>
            </m:oMath>
            <w:r>
              <w:rPr>
                <w:sz w:val="22"/>
                <w:szCs w:val="22"/>
              </w:rPr>
              <w:t xml:space="preserve">, </w:t>
            </w:r>
          </w:p>
          <w:p w14:paraId="7C5698D1" w14:textId="53D88FD7" w:rsidR="00087DF8" w:rsidRPr="00087DF8" w:rsidRDefault="00087DF8" w:rsidP="00DE6186">
            <w:pPr>
              <w:jc w:val="right"/>
              <w:rPr>
                <w:sz w:val="22"/>
                <w:szCs w:val="22"/>
              </w:rPr>
            </w:pPr>
            <w:r>
              <w:rPr>
                <w:sz w:val="22"/>
                <w:szCs w:val="22"/>
              </w:rPr>
              <w:t>cooling matched-</w:t>
            </w:r>
            <m:oMath>
              <m:r>
                <w:rPr>
                  <w:rFonts w:ascii="Cambria Math" w:hAnsi="Cambria Math"/>
                  <w:sz w:val="22"/>
                  <w:szCs w:val="22"/>
                </w:rPr>
                <m:t>ε</m:t>
              </m:r>
            </m:oMath>
            <w:r>
              <w:rPr>
                <w:sz w:val="22"/>
                <w:szCs w:val="22"/>
              </w:rPr>
              <w:t xml:space="preserve"> (primary) </w:t>
            </w:r>
          </w:p>
        </w:tc>
        <w:tc>
          <w:tcPr>
            <w:tcW w:w="1463" w:type="dxa"/>
          </w:tcPr>
          <w:p w14:paraId="21317F6A" w14:textId="0B673787" w:rsidR="00087DF8" w:rsidRPr="00087DF8" w:rsidRDefault="00087DF8" w:rsidP="004000B7">
            <w:pPr>
              <w:rPr>
                <w:sz w:val="22"/>
                <w:szCs w:val="22"/>
              </w:rPr>
            </w:pPr>
            <w:r>
              <w:rPr>
                <w:sz w:val="22"/>
                <w:szCs w:val="22"/>
              </w:rPr>
              <w:t xml:space="preserve"> 0.080 </w:t>
            </w:r>
          </w:p>
        </w:tc>
        <w:tc>
          <w:tcPr>
            <w:tcW w:w="1231" w:type="dxa"/>
          </w:tcPr>
          <w:p w14:paraId="02F1D828" w14:textId="4F7F5D1D" w:rsidR="00087DF8" w:rsidRPr="00087DF8" w:rsidRDefault="00087DF8" w:rsidP="004000B7">
            <w:pPr>
              <w:rPr>
                <w:sz w:val="22"/>
                <w:szCs w:val="22"/>
              </w:rPr>
            </w:pPr>
            <w:r>
              <w:rPr>
                <w:sz w:val="22"/>
                <w:szCs w:val="22"/>
              </w:rPr>
              <w:t xml:space="preserve"> 0.023 </w:t>
            </w:r>
          </w:p>
        </w:tc>
        <w:tc>
          <w:tcPr>
            <w:tcW w:w="1559" w:type="dxa"/>
          </w:tcPr>
          <w:p w14:paraId="12FE376C" w14:textId="77777777" w:rsidR="00087DF8" w:rsidRPr="00087DF8" w:rsidRDefault="00087DF8" w:rsidP="004000B7">
            <w:pPr>
              <w:rPr>
                <w:sz w:val="22"/>
                <w:szCs w:val="22"/>
              </w:rPr>
            </w:pPr>
            <w:r>
              <w:rPr>
                <w:sz w:val="22"/>
                <w:szCs w:val="22"/>
              </w:rPr>
              <w:t xml:space="preserve"> [0.045, 0.136] </w:t>
            </w:r>
          </w:p>
        </w:tc>
        <w:tc>
          <w:tcPr>
            <w:tcW w:w="709" w:type="dxa"/>
          </w:tcPr>
          <w:p w14:paraId="3DA0E940" w14:textId="4DD45F16" w:rsidR="00087DF8" w:rsidRPr="00087DF8" w:rsidRDefault="00087DF8" w:rsidP="00DE6186">
            <w:pPr>
              <w:jc w:val="center"/>
              <w:rPr>
                <w:sz w:val="22"/>
                <w:szCs w:val="22"/>
              </w:rPr>
            </w:pPr>
            <w:r>
              <w:rPr>
                <w:sz w:val="22"/>
                <w:szCs w:val="22"/>
              </w:rPr>
              <w:t>W K</w:t>
            </w:r>
            <w:r>
              <w:rPr>
                <w:sz w:val="22"/>
                <w:szCs w:val="22"/>
                <w:vertAlign w:val="superscript"/>
              </w:rPr>
              <w:t>-1</w:t>
            </w:r>
          </w:p>
        </w:tc>
        <w:tc>
          <w:tcPr>
            <w:tcW w:w="2693" w:type="dxa"/>
          </w:tcPr>
          <w:p w14:paraId="612123E0" w14:textId="691F06E3" w:rsidR="00087DF8" w:rsidRPr="00087DF8" w:rsidRDefault="00087DF8" w:rsidP="008C0528">
            <w:pPr>
              <w:jc w:val="center"/>
              <w:rPr>
                <w:sz w:val="22"/>
                <w:szCs w:val="22"/>
              </w:rPr>
            </w:pPr>
            <w:r>
              <w:rPr>
                <w:sz w:val="22"/>
                <w:szCs w:val="22"/>
              </w:rPr>
              <w:t>secant conductance</w:t>
            </w:r>
          </w:p>
        </w:tc>
      </w:tr>
      <w:tr w:rsidR="00087DF8" w:rsidRPr="00087DF8" w14:paraId="4931193C" w14:textId="77777777" w:rsidTr="008C0528">
        <w:trPr>
          <w:jc w:val="center"/>
        </w:trPr>
        <w:tc>
          <w:tcPr>
            <w:tcW w:w="2830" w:type="dxa"/>
          </w:tcPr>
          <w:p w14:paraId="7635645E" w14:textId="55B826C2" w:rsidR="00087DF8" w:rsidRPr="00087DF8" w:rsidRDefault="00087DF8" w:rsidP="00DE6186">
            <w:pPr>
              <w:jc w:val="right"/>
              <w:rPr>
                <w:sz w:val="22"/>
                <w:szCs w:val="22"/>
              </w:rPr>
            </w:pPr>
            <w:r>
              <w:rPr>
                <w:sz w:val="22"/>
                <w:szCs w:val="22"/>
              </w:rPr>
              <w:t xml:space="preserve">heating deep probes </w:t>
            </w:r>
          </w:p>
        </w:tc>
        <w:tc>
          <w:tcPr>
            <w:tcW w:w="1463" w:type="dxa"/>
          </w:tcPr>
          <w:p w14:paraId="79586314" w14:textId="4F6BCAB6" w:rsidR="00087DF8" w:rsidRPr="00087DF8" w:rsidRDefault="00087DF8" w:rsidP="004000B7">
            <w:pPr>
              <w:rPr>
                <w:sz w:val="22"/>
                <w:szCs w:val="22"/>
              </w:rPr>
            </w:pPr>
            <w:r>
              <w:rPr>
                <w:sz w:val="22"/>
                <w:szCs w:val="22"/>
              </w:rPr>
              <w:t xml:space="preserve"> 0.114 </w:t>
            </w:r>
          </w:p>
        </w:tc>
        <w:tc>
          <w:tcPr>
            <w:tcW w:w="1231" w:type="dxa"/>
          </w:tcPr>
          <w:p w14:paraId="4EDDFD10" w14:textId="2703EC06" w:rsidR="00087DF8" w:rsidRPr="00087DF8" w:rsidRDefault="00087DF8" w:rsidP="004000B7">
            <w:pPr>
              <w:rPr>
                <w:sz w:val="22"/>
                <w:szCs w:val="22"/>
              </w:rPr>
            </w:pPr>
            <w:r>
              <w:rPr>
                <w:sz w:val="22"/>
                <w:szCs w:val="22"/>
              </w:rPr>
              <w:t xml:space="preserve"> 0.027 </w:t>
            </w:r>
          </w:p>
        </w:tc>
        <w:tc>
          <w:tcPr>
            <w:tcW w:w="1559" w:type="dxa"/>
          </w:tcPr>
          <w:p w14:paraId="35421FF6" w14:textId="77777777" w:rsidR="00087DF8" w:rsidRPr="00087DF8" w:rsidRDefault="00087DF8" w:rsidP="004000B7">
            <w:pPr>
              <w:rPr>
                <w:sz w:val="22"/>
                <w:szCs w:val="22"/>
              </w:rPr>
            </w:pPr>
            <w:r>
              <w:rPr>
                <w:sz w:val="22"/>
                <w:szCs w:val="22"/>
              </w:rPr>
              <w:t xml:space="preserve"> [0.071, 0.177] </w:t>
            </w:r>
          </w:p>
        </w:tc>
        <w:tc>
          <w:tcPr>
            <w:tcW w:w="709" w:type="dxa"/>
          </w:tcPr>
          <w:p w14:paraId="44D0EF57" w14:textId="1CE5B82D" w:rsidR="00087DF8" w:rsidRPr="00087DF8" w:rsidRDefault="00087DF8" w:rsidP="00DE6186">
            <w:pPr>
              <w:jc w:val="center"/>
              <w:rPr>
                <w:sz w:val="22"/>
                <w:szCs w:val="22"/>
              </w:rPr>
            </w:pPr>
            <w:r>
              <w:rPr>
                <w:sz w:val="22"/>
                <w:szCs w:val="22"/>
              </w:rPr>
              <w:t>W K</w:t>
            </w:r>
            <w:r>
              <w:rPr>
                <w:sz w:val="22"/>
                <w:szCs w:val="22"/>
                <w:vertAlign w:val="superscript"/>
              </w:rPr>
              <w:t>-1</w:t>
            </w:r>
          </w:p>
        </w:tc>
        <w:tc>
          <w:tcPr>
            <w:tcW w:w="2693" w:type="dxa"/>
          </w:tcPr>
          <w:p w14:paraId="1E7AC7AE" w14:textId="66581C56" w:rsidR="00087DF8" w:rsidRPr="00087DF8" w:rsidRDefault="00087DF8" w:rsidP="008C0528">
            <w:pPr>
              <w:jc w:val="center"/>
              <w:rPr>
                <w:sz w:val="22"/>
                <w:szCs w:val="22"/>
              </w:rPr>
            </w:pPr>
            <w:r>
              <w:rPr>
                <w:sz w:val="22"/>
                <w:szCs w:val="22"/>
              </w:rPr>
              <w:t>tangent conductance</w:t>
            </w:r>
          </w:p>
        </w:tc>
      </w:tr>
      <w:tr w:rsidR="00087DF8" w:rsidRPr="00087DF8" w14:paraId="08C3D6F5" w14:textId="77777777" w:rsidTr="008C0528">
        <w:trPr>
          <w:jc w:val="center"/>
        </w:trPr>
        <w:tc>
          <w:tcPr>
            <w:tcW w:w="2830" w:type="dxa"/>
          </w:tcPr>
          <w:p w14:paraId="0DAC9EA4" w14:textId="14B3D01F" w:rsidR="00087DF8" w:rsidRPr="00087DF8" w:rsidRDefault="00087DF8" w:rsidP="004000B7">
            <w:pPr>
              <w:rPr>
                <w:sz w:val="22"/>
                <w:szCs w:val="22"/>
              </w:rPr>
            </w:pPr>
            <w:r>
              <w:rPr>
                <w:sz w:val="22"/>
                <w:szCs w:val="22"/>
              </w:rPr>
              <w:t xml:space="preserve">Monolith capacitance (measured mass)  </w:t>
            </w:r>
          </w:p>
        </w:tc>
        <w:tc>
          <w:tcPr>
            <w:tcW w:w="1463" w:type="dxa"/>
          </w:tcPr>
          <w:p w14:paraId="324EB11A" w14:textId="6949FE68" w:rsidR="00087DF8" w:rsidRPr="00087DF8" w:rsidRDefault="00087DF8" w:rsidP="004000B7">
            <w:pPr>
              <w:rPr>
                <w:sz w:val="22"/>
                <w:szCs w:val="22"/>
              </w:rPr>
            </w:pPr>
            <w:r>
              <w:rPr>
                <w:sz w:val="22"/>
                <w:szCs w:val="22"/>
              </w:rPr>
              <w:t xml:space="preserve"> 42.0 – 46.8 </w:t>
            </w:r>
          </w:p>
        </w:tc>
        <w:tc>
          <w:tcPr>
            <w:tcW w:w="1231" w:type="dxa"/>
          </w:tcPr>
          <w:p w14:paraId="0FECFCC7" w14:textId="11DD77BF" w:rsidR="00087DF8" w:rsidRPr="00087DF8" w:rsidRDefault="00087DF8" w:rsidP="004000B7">
            <w:pPr>
              <w:rPr>
                <w:sz w:val="22"/>
                <w:szCs w:val="22"/>
              </w:rPr>
            </w:pPr>
            <w:r>
              <w:rPr>
                <w:sz w:val="22"/>
                <w:szCs w:val="22"/>
              </w:rPr>
              <w:t xml:space="preserve"> —  </w:t>
            </w:r>
          </w:p>
        </w:tc>
        <w:tc>
          <w:tcPr>
            <w:tcW w:w="1559" w:type="dxa"/>
          </w:tcPr>
          <w:p w14:paraId="11AA18F7" w14:textId="079A4A8B" w:rsidR="00087DF8" w:rsidRPr="00087DF8" w:rsidRDefault="00087DF8" w:rsidP="004000B7">
            <w:pPr>
              <w:rPr>
                <w:sz w:val="22"/>
                <w:szCs w:val="22"/>
              </w:rPr>
            </w:pPr>
            <w:r>
              <w:rPr>
                <w:sz w:val="22"/>
                <w:szCs w:val="22"/>
              </w:rPr>
              <w:t xml:space="preserve"> —  </w:t>
            </w:r>
          </w:p>
        </w:tc>
        <w:tc>
          <w:tcPr>
            <w:tcW w:w="709" w:type="dxa"/>
          </w:tcPr>
          <w:p w14:paraId="458C77D3" w14:textId="1579AD30" w:rsidR="00087DF8" w:rsidRPr="00DE6186" w:rsidRDefault="00087DF8" w:rsidP="00DE6186">
            <w:pPr>
              <w:jc w:val="center"/>
              <w:rPr>
                <w:sz w:val="22"/>
                <w:szCs w:val="22"/>
                <w:lang w:val="el-GR"/>
              </w:rPr>
            </w:pPr>
            <w:r>
              <w:rPr>
                <w:sz w:val="22"/>
                <w:szCs w:val="22"/>
              </w:rPr>
              <w:t>J K</w:t>
            </w:r>
            <w:r>
              <w:rPr>
                <w:sz w:val="22"/>
                <w:szCs w:val="22"/>
                <w:vertAlign w:val="superscript"/>
              </w:rPr>
              <w:t>-</w:t>
            </w:r>
            <w:r>
              <w:rPr>
                <w:sz w:val="22"/>
                <w:szCs w:val="22"/>
                <w:vertAlign w:val="superscript"/>
                <w:lang w:val="el-GR"/>
              </w:rPr>
              <w:t>1</w:t>
            </w:r>
          </w:p>
        </w:tc>
        <w:tc>
          <w:tcPr>
            <w:tcW w:w="2693" w:type="dxa"/>
          </w:tcPr>
          <w:p w14:paraId="38DDA70E" w14:textId="4ABA2BAB" w:rsidR="00087DF8" w:rsidRPr="00087DF8" w:rsidRDefault="00087DF8" w:rsidP="008C0528">
            <w:pPr>
              <w:jc w:val="center"/>
              <w:rPr>
                <w:sz w:val="22"/>
                <w:szCs w:val="22"/>
              </w:rPr>
            </w:pPr>
            <w:r>
              <w:rPr>
                <w:sz w:val="22"/>
                <w:szCs w:val="22"/>
              </w:rPr>
              <w:t xml:space="preserve">40 g </w:t>
            </w:r>
            <m:oMath>
              <m:r>
                <w:rPr>
                  <w:rFonts w:ascii="Cambria Math" w:hAnsi="Cambria Math"/>
                  <w:sz w:val="22"/>
                  <w:szCs w:val="22"/>
                </w:rPr>
                <m:t>× </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p</m:t>
                  </m:r>
                </m:sub>
              </m:sSub>
            </m:oMath>
            <w:r>
              <w:rPr>
                <w:sz w:val="22"/>
                <w:szCs w:val="22"/>
              </w:rPr>
              <w:t>(600–900 K)</w:t>
            </w:r>
          </w:p>
        </w:tc>
      </w:tr>
    </w:tbl>
    <w:p w14:paraId="7430A916" w14:textId="77777777" w:rsidR="00317DC1" w:rsidRDefault="00317DC1" w:rsidP="00317DC1"/>
    <w:p w14:paraId="2C8AA896" w14:textId="4825BD57" w:rsidR="00317DC1" w:rsidRDefault="00317DC1" w:rsidP="00A05789">
      <w:pPr>
        <w:pStyle w:val="Heading2"/>
      </w:pPr>
      <w:r>
        <w:t>Similarity collapse</w:t>
      </w:r>
    </w:p>
    <w:p w14:paraId="5E725297" w14:textId="77777777" w:rsidR="00317DC1" w:rsidRDefault="00317DC1" w:rsidP="00317DC1"/>
    <w:p w14:paraId="62D74B5C" w14:textId="099DA38E" w:rsidR="00317DC1" w:rsidRDefault="00317DC1" w:rsidP="00317DC1">
      <w:commentRangeStart w:id="1"/>
      <w:r>
        <w:t xml:space="preserve">Rescaling time on </w:t>
      </w:r>
      <m:oMath>
        <m:r>
          <w:rPr>
            <w:rFonts w:ascii="Cambria Math" w:hAnsi="Cambria Math"/>
          </w:rPr>
          <m:t>τ=</m:t>
        </m:r>
        <m:sSub>
          <m:sSubPr>
            <m:ctrlPr>
              <w:rPr>
                <w:rFonts w:ascii="Cambria Math" w:hAnsi="Cambria Math"/>
              </w:rPr>
            </m:ctrlPr>
          </m:sSubPr>
          <m:e>
            <m:r>
              <w:rPr>
                <w:rFonts w:ascii="Cambria Math" w:hAnsi="Cambria Math"/>
              </w:rPr>
              <m:t>C</m:t>
            </m:r>
          </m:e>
          <m:sub>
            <m:r>
              <w:rPr>
                <w:rFonts w:ascii="Cambria Math" w:hAnsi="Cambria Math"/>
              </w:rPr>
              <m:t>eff</m:t>
            </m:r>
          </m:sub>
        </m:sSub>
        <m:r>
          <w:rPr>
            <w:rFonts w:ascii="Cambria Math" w:hAnsi="Cambria Math"/>
          </w:rPr>
          <m:t>/</m:t>
        </m:r>
        <m:d>
          <m:dPr>
            <m:ctrlPr>
              <w:rPr>
                <w:rFonts w:ascii="Cambria Math" w:hAnsi="Cambria Math"/>
              </w:rPr>
            </m:ctrlPr>
          </m:dPr>
          <m:e>
            <m:r>
              <w:rPr>
                <w:rFonts w:ascii="Cambria Math" w:hAnsi="Cambria Math"/>
              </w:rPr>
              <m:t>εṁ</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loss</m:t>
                </m:r>
              </m:sub>
            </m:sSub>
          </m:e>
        </m:d>
      </m:oMath>
      <w:r>
        <w:t xml:space="preserve">, the lumped </w:t>
      </w:r>
      <w:del w:id="90436" w:author="Claude" w:date="2026-10-23T08:00:00Z">
        <w:r>
          <w:delText xml:space="preserve">thermal time constant combining the receiver's effective heat capacity with the heat-input and loss rates</w:delText>
        </w:r>
      </w:del>
      <w:ins w:id="90437" w:author="Claude" w:date="2026-10-23T08:00:00Z">
        <w:r>
          <w:rPr>
            <w:highlight w:val="yellow"/>
          </w:rPr>
          <w:t xml:space="preserve">time constant</w:t>
        </w:r>
      </w:ins>
      <w:r>
        <w:t xml:space="preserve">, collapses all fifteen heating transients (</w:t>
      </w:r>
      <w:r>
        <w:fldChar w:fldCharType="begin"/>
      </w:r>
      <w:r>
        <w:instrText xml:space="preserve"> REF _Ref242578046 \h </w:instrText>
      </w:r>
      <w:r>
        <w:fldChar w:fldCharType="separate"/>
      </w:r>
      <w:r>
        <w:rPr>
          <w:b/>
          <w:bCs/>
        </w:rPr>
        <w:t xml:space="preserve">Figure </w:t>
      </w:r>
      <w:r>
        <w:rPr>
          <w:b/>
          <w:bCs/>
          <w:noProof/>
        </w:rPr>
        <w:t>6</w:t>
      </w:r>
      <w:r>
        <w:fldChar w:fldCharType="end"/>
      </w:r>
      <w:r>
        <w:t xml:space="preserve">c). The length-averaged wall temperature reaches half its total rise at t* = 0.205, </w:t>
      </w:r>
      <w:del w:id="90438" w:author="Claude" w:date="2026-10-23T08:00:00Z">
        <w:r>
          <w:delText xml:space="preserve">where t* is time normalized by τ, </w:delText>
        </w:r>
      </w:del>
      <w:r>
        <w:t xml:space="preserve">with a coefficient of variation</w:t>
      </w:r>
      <w:del w:id="90439" w:author="Claude" w:date="2026-10-23T08:00:00Z">
        <w:r>
          <w:delText xml:space="preserve"> (the run-to-run spread relative to the mean)</w:delText>
        </w:r>
      </w:del>
      <w:r>
        <w:t xml:space="preserve"> of 16.9% across runs spanning a fourfold flow range and a 1.8-fold flux range. The outlet gas reaches half rise at t* = 0.635 with a coefficient of variation of 7.8%. A single slow mode therefore describes the late heating transient, and the offset between the two half-rise values quantifies the phase lag between solid and gas. </w:t>
      </w:r>
      <w:del w:id="90440" w:author="Claude" w:date="2026-10-23T08:00:00Z">
        <w:r>
          <w:delText xml:space="preserve">However, this does not</w:delText>
        </w:r>
      </w:del>
      <w:ins w:id="90441" w:author="Claude" w:date="2026-10-23T08:00:00Z">
        <w:r>
          <w:rPr>
            <w:highlight w:val="yellow"/>
          </w:rPr>
          <w:t xml:space="preserve">This does not, however,</w:t>
        </w:r>
      </w:ins>
      <w:r>
        <w:t xml:space="preserve"> establish a one-state response. The wall half-rise sits well below ln 2, the dimensionless half-rise value expected for a single exponential mode, while the outlet sits close to it. </w:t>
      </w:r>
      <w:del w:id="90442" w:author="Claude" w:date="2026-10-23T08:00:00Z">
        <w:r>
          <w:delText xml:space="preserve">So the wall</w:delText>
        </w:r>
      </w:del>
      <w:ins w:id="90443" w:author="Claude" w:date="2026-10-23T08:00:00Z">
        <w:r>
          <w:rPr>
            <w:highlight w:val="yellow"/>
          </w:rPr>
          <w:t xml:space="preserve">The wall therefore</w:t>
        </w:r>
      </w:ins>
      <w:r>
        <w:t xml:space="preserve"> retains a faster component </w:t>
      </w:r>
      <w:del w:id="90444" w:author="Claude" w:date="2026-10-23T08:00:00Z">
        <w:r>
          <w:delText xml:space="preserve">that</w:delText>
        </w:r>
      </w:del>
      <w:ins w:id="90445" w:author="Claude" w:date="2026-10-23T08:00:00Z">
        <w:r>
          <w:rPr>
            <w:highlight w:val="yellow"/>
          </w:rPr>
          <w:t xml:space="preserve">not represented by</w:t>
        </w:r>
      </w:ins>
      <w:r>
        <w:t xml:space="preserve"> the lumped model</w:t>
      </w:r>
      <w:del w:id="90446" w:author="Claude" w:date="2026-10-23T08:00:00Z">
        <w:r>
          <w:delText xml:space="preserve"> does not represent</w:delText>
        </w:r>
      </w:del>
      <w:r>
        <w:t xml:space="preserve">, consistent with </w:t>
      </w:r>
      <w:del w:id="90447" w:author="Claude" w:date="2026-10-23T08:00:00Z">
        <w:r>
          <w:delText xml:space="preserve">section 3.2's finding</w:delText>
        </w:r>
      </w:del>
      <w:ins w:id="90448" w:author="Claude" w:date="2026-10-23T08:00:00Z">
        <w:r>
          <w:rPr>
            <w:highlight w:val="yellow"/>
          </w:rPr>
          <w:t xml:space="preserve">the faster modes excluded from the heating fit window in section 3.2. The collapse shows</w:t>
        </w:r>
      </w:ins>
      <w:r>
        <w:t xml:space="preserve"> that the </w:t>
      </w:r>
      <w:del w:id="90449" w:author="Claude" w:date="2026-10-23T08:00:00Z">
        <w:r>
          <w:delText xml:space="preserve">front probes carry their own short time constant. This collapse establishes that the heating transients share</w:delText>
        </w:r>
      </w:del>
      <w:ins w:id="90450" w:author="Claude" w:date="2026-10-23T08:00:00Z">
        <w:r>
          <w:rPr>
            <w:highlight w:val="yellow"/>
          </w:rPr>
          <w:t xml:space="preserve">late heating behaviour of all runs is governed by</w:t>
        </w:r>
      </w:ins>
      <w:r>
        <w:t xml:space="preserve"> a common flow-</w:t>
      </w:r>
      <w:r>
        <w:t xml:space="preserve">dependent time scale</w:t>
      </w:r>
      <w:del w:id="90451" w:author="Claude" w:date="2026-10-23T08:00:00Z">
        <w:r>
          <w:delText xml:space="preserve">,</w:delText>
        </w:r>
      </w:del>
      <w:r>
        <w:t xml:space="preserve"> set by the slow eigenvalue</w:t>
      </w:r>
      <w:del w:id="90452" w:author="Claude" w:date="2026-10-23T08:00:00Z">
        <w:r>
          <w:delText xml:space="preserve">, on which their late behaviour collapses. Most studies omit the receiver's dynamic behaviour altogether, even though</w:delText>
        </w:r>
      </w:del>
      <w:ins w:id="90453" w:author="Claude" w:date="2026-10-23T08:00:00Z">
        <w:r>
          <w:rPr>
            <w:highlight w:val="yellow"/>
          </w:rPr>
          <w:t xml:space="preserve">. This time scale is the input that</w:t>
        </w:r>
      </w:ins>
      <w:r>
        <w:t xml:space="preserve"> start-up, shutdown and control </w:t>
      </w:r>
      <w:del w:id="90454" w:author="Claude" w:date="2026-10-23T08:00:00Z">
        <w:r>
          <w:delText xml:space="preserve">are the practical challenges at pilot and large scale. The collapse supplies what a model of those phases needs, a single flow-dependent time scale for the late transient, without implying that</w:delText>
        </w:r>
      </w:del>
      <w:ins w:id="90455" w:author="Claude" w:date="2026-10-23T08:00:00Z">
        <w:r>
          <w:rPr>
            <w:highlight w:val="yellow"/>
          </w:rPr>
          <w:t xml:space="preserve">models require, although</w:t>
        </w:r>
      </w:ins>
      <w:r>
        <w:t xml:space="preserve"> the receiver is</w:t>
      </w:r>
      <w:ins w:id="90456" w:author="Claude" w:date="2026-10-23T08:00:00Z">
        <w:r>
          <w:rPr>
            <w:highlight w:val="yellow"/>
          </w:rPr>
          <w:t xml:space="preserve"> not</w:t>
        </w:r>
      </w:ins>
      <w:r>
        <w:t xml:space="preserve"> a one-parameter dynamic system.</w:t>
      </w:r>
      <w:commentRangeEnd w:id="1"/>
      <w:r>
        <w:commentReference w:id="1"/>
      </w:r>
    </w:p>
    <w:p w14:paraId="787306D3" w14:textId="77777777" w:rsidR="00317DC1" w:rsidRDefault="00317DC1" w:rsidP="00317DC1"/>
    <w:p w14:paraId="6FD9B6E6" w14:textId="16827728" w:rsidR="00317DC1" w:rsidRDefault="00317DC1" w:rsidP="00A05789">
      <w:pPr>
        <w:pStyle w:val="Heading2"/>
      </w:pPr>
      <w:r>
        <w:t>Delivered aperture irradiance</w:t>
      </w:r>
    </w:p>
    <w:p w14:paraId="0E4A8547" w14:textId="77777777" w:rsidR="00317DC1" w:rsidRDefault="00317DC1" w:rsidP="00317DC1"/>
    <w:p w14:paraId="5BE7A1AC" w14:textId="28AB8D16" w:rsidR="00317DC1" w:rsidRDefault="00317DC1" w:rsidP="00317DC1">
      <w:del w:id="90457" w:author="Claude" w:date="2026-10-23T08:00:00Z">
        <w:r>
          <w:delText xml:space="preserve">The majority</w:delText>
        </w:r>
      </w:del>
      <w:ins w:id="90458" w:author="Claude" w:date="2026-10-23T08:00:00Z">
        <w:r>
          <w:rPr>
            <w:highlight w:val="yellow"/>
          </w:rPr>
          <w:t xml:space="preserve">Most</w:t>
        </w:r>
      </w:ins>
      <w:r>
        <w:t xml:space="preserve"> of the results are temperature-based and their interpretation does not depend on the absolute irradiance level; only the efficiency and the delivered power per unit mass do. </w:t>
      </w:r>
      <w:del w:id="90459" w:author="Claude" w:date="2026-10-23T08:00:00Z">
        <w:r>
          <w:delText xml:space="preserve">Nonetheless, the</w:delText>
        </w:r>
      </w:del>
      <w:ins w:id="90460" w:author="Claude" w:date="2026-10-23T08:00:00Z">
        <w:r>
          <w:rPr>
            <w:highlight w:val="yellow"/>
          </w:rPr>
          <w:t xml:space="preserve">The</w:t>
        </w:r>
      </w:ins>
      <w:r>
        <w:t xml:space="preserve"> aperture irradiance is</w:t>
      </w:r>
      <w:ins w:id="90461" w:author="Claude" w:date="2026-10-23T08:00:00Z">
        <w:r>
          <w:rPr>
            <w:highlight w:val="yellow"/>
          </w:rPr>
          <w:t xml:space="preserve"> nevertheless</w:t>
        </w:r>
      </w:ins>
      <w:r>
        <w:t xml:space="preserve"> an important quantity for solar receivers, so we examine whether the radiometric flux mapping and an apparent steady energy closure converge. The radiometric flux mapping is an established three-step characterization procedure, already applied to this simulator {Haseler, 2021 #7016;Abdellateif, 2023 #7017}, where an optical model of the lamp reproduces the measured flux map, and a coupled Monte Carlo heat-transfer model driven by that flux reproduces measured cavity temperatures to within 0.2% on average {Sarwar, 2015 #6994}. The measurements give the nominal values 456, 304 and 256 kW m</w:t>
      </w:r>
      <w:r>
        <w:rPr>
          <w:rFonts w:ascii="Cambria Math" w:hAnsi="Cambria Math" w:cs="Cambria Math"/>
        </w:rPr>
        <w:t>⁻</w:t>
      </w:r>
      <w:r>
        <w:rPr>
          <w:rFonts w:ascii="Aptos" w:hAnsi="Aptos" w:cs="Aptos"/>
        </w:rPr>
        <w:t>²</w:t>
      </w:r>
      <w:r>
        <w:t xml:space="preserve"> that label the three configurations of </w:t>
      </w:r>
      <w:r>
        <w:fldChar w:fldCharType="begin"/>
      </w:r>
      <w:r>
        <w:instrText xml:space="preserve"> REF _Ref242578321 \h </w:instrText>
      </w:r>
      <w:r>
        <w:fldChar w:fldCharType="separate"/>
      </w:r>
      <w:r>
        <w:rPr>
          <w:b/>
          <w:bCs/>
        </w:rPr>
        <w:t xml:space="preserve">Table </w:t>
      </w:r>
      <w:r>
        <w:rPr>
          <w:b/>
          <w:bCs/>
          <w:noProof/>
        </w:rPr>
        <w:t>1</w:t>
      </w:r>
      <w:r>
        <w:fldChar w:fldCharType="end"/>
      </w:r>
      <w:r>
        <w:t xml:space="preserve">. The apparent steady energy closure takes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 xml:space="preserve"> from section 4.4 and omits storage by assuming the assembly is stationary at run end. </w:t>
      </w:r>
      <w:del w:id="90462" w:author="Claude" w:date="2026-10-23T08:00:00Z">
        <w:r>
          <w:delText xml:space="preserve">However, both these</w:delText>
        </w:r>
      </w:del>
      <w:ins w:id="90463" w:author="Claude" w:date="2026-10-23T08:00:00Z">
        <w:r>
          <w:rPr>
            <w:highlight w:val="yellow"/>
          </w:rPr>
          <w:t xml:space="preserve">Both</w:t>
        </w:r>
      </w:ins>
      <w:r>
        <w:t xml:space="preserve"> assumptions are weak</w:t>
      </w:r>
      <w:del w:id="90464" w:author="Claude" w:date="2026-10-23T08:00:00Z">
        <w:r>
          <w:delText xml:space="preserve"> since</w:delText>
        </w:r>
      </w:del>
      <w:ins w:id="90465" w:author="Claude" w:date="2026-10-23T08:00:00Z">
        <w:r>
          <w:rPr>
            <w:highlight w:val="yellow"/>
          </w:rPr>
          <w:t xml:space="preserve">:</w:t>
        </w:r>
      </w:ins>
      <w:r>
        <w:t xml:space="preserve"> the insulation probe rises from 308 to 356 K across the campaign, with a decay far slower than any run window, and the energy closure also carries the T3 bias directly into the heat absorbed by the gas, </w:t>
      </w:r>
      <m:oMath>
        <m:sSub>
          <m:sSubPr>
            <m:ctrlPr>
              <w:rPr>
                <w:rFonts w:ascii="Cambria Math" w:hAnsi="Cambria Math"/>
              </w:rPr>
            </m:ctrlPr>
          </m:sSubPr>
          <m:e>
            <m:r>
              <w:rPr>
                <w:rFonts w:ascii="Cambria Math" w:hAnsi="Cambria Math"/>
              </w:rPr>
              <m:t>Q</m:t>
            </m:r>
          </m:e>
          <m:sub>
            <m:r>
              <w:rPr>
                <w:rFonts w:ascii="Cambria Math" w:hAnsi="Cambria Math"/>
              </w:rPr>
              <m:t>gas</m:t>
            </m:r>
          </m:sub>
        </m:sSub>
      </m:oMath>
      <w:r>
        <w:t xml:space="preserve">. The closure formula, together with the gauge geometry, face-to-gauge ratios and correction details underlying both determinations, is given in SM S6. Evaluated at both ends of the </w:t>
      </w:r>
      <m:oMath>
        <m:sSub>
          <m:sSubPr>
            <m:ctrlPr>
              <w:rPr>
                <w:rFonts w:ascii="Cambria Math" w:hAnsi="Cambria Math"/>
              </w:rPr>
            </m:ctrlPr>
          </m:sSubPr>
          <m:e>
            <m:r>
              <w:rPr>
                <w:rFonts w:ascii="Cambria Math" w:hAnsi="Cambria Math"/>
              </w:rPr>
              <m:t>K</m:t>
            </m:r>
          </m:e>
          <m:sub>
            <m:r>
              <w:rPr>
                <w:rFonts w:ascii="Cambria Math" w:hAnsi="Cambria Math"/>
              </w:rPr>
              <m:t>loss</m:t>
            </m:r>
          </m:sub>
        </m:sSub>
      </m:oMath>
      <w:r>
        <w:t xml:space="preserve"> bracket and averaged per configuration, the ratio of the energy-balance estimate of aperture power to its nominal radiometric value runs 0.988–1.133 at 456 kW m</w:t>
      </w:r>
      <w:r>
        <w:rPr>
          <w:rFonts w:ascii="Cambria Math" w:hAnsi="Cambria Math" w:cs="Cambria Math"/>
        </w:rPr>
        <w:t>⁻</w:t>
      </w:r>
      <w:r>
        <w:rPr>
          <w:rFonts w:ascii="Aptos" w:hAnsi="Aptos" w:cs="Aptos"/>
        </w:rPr>
        <w:t>²</w:t>
      </w:r>
      <w:r>
        <w:t>, 1.148</w:t>
      </w:r>
      <w:r>
        <w:rPr>
          <w:rFonts w:ascii="Aptos" w:hAnsi="Aptos" w:cs="Aptos"/>
        </w:rPr>
        <w:t>–</w:t>
      </w:r>
      <w:r>
        <w:t>1.323 at 304 kW m</w:t>
      </w:r>
      <w:r>
        <w:rPr>
          <w:rFonts w:ascii="Cambria Math" w:hAnsi="Cambria Math" w:cs="Cambria Math"/>
        </w:rPr>
        <w:t>⁻</w:t>
      </w:r>
      <w:r>
        <w:rPr>
          <w:rFonts w:ascii="Aptos" w:hAnsi="Aptos" w:cs="Aptos"/>
        </w:rPr>
        <w:t>²</w:t>
      </w:r>
      <w:r>
        <w:t xml:space="preserve"> and 0.783</w:t>
      </w:r>
      <w:r>
        <w:rPr>
          <w:rFonts w:ascii="Aptos" w:hAnsi="Aptos" w:cs="Aptos"/>
        </w:rPr>
        <w:t>–</w:t>
      </w:r>
      <w:r>
        <w:t>0.915 at 256 kW m</w:t>
      </w:r>
      <w:r>
        <w:rPr>
          <w:rFonts w:ascii="Cambria Math" w:hAnsi="Cambria Math" w:cs="Cambria Math"/>
        </w:rPr>
        <w:t>⁻</w:t>
      </w:r>
      <w:r>
        <w:rPr>
          <w:rFonts w:ascii="Aptos" w:hAnsi="Aptos" w:cs="Aptos"/>
        </w:rPr>
        <w:t>²</w:t>
      </w:r>
      <w:r>
        <w:t xml:space="preserve">. </w:t>
      </w:r>
      <w:del w:id="90466" w:author="Claude" w:date="2026-10-23T08:00:00Z">
        <w:r>
          <w:delText xml:space="preserve">In other words, the</w:delText>
        </w:r>
      </w:del>
      <w:ins w:id="90467" w:author="Claude" w:date="2026-10-23T08:00:00Z">
        <w:r>
          <w:rPr>
            <w:highlight w:val="yellow"/>
          </w:rPr>
          <w:t xml:space="preserve">The</w:t>
        </w:r>
      </w:ins>
      <w:r>
        <w:t xml:space="preserve"> aperture irradiance is</w:t>
      </w:r>
      <w:ins w:id="90468" w:author="Claude" w:date="2026-10-23T08:00:00Z">
        <w:r>
          <w:rPr>
            <w:highlight w:val="yellow"/>
          </w:rPr>
          <w:t xml:space="preserve"> therefore</w:t>
        </w:r>
      </w:ins>
      <w:r>
        <w:t xml:space="preserve"> not determined to a</w:t>
      </w:r>
      <w:ins w:id="90469" w:author="Claude" w:date="2026-10-23T08:00:00Z">
        <w:r>
          <w:rPr>
            <w:highlight w:val="yellow"/>
          </w:rPr>
          <w:t xml:space="preserve"> single</w:t>
        </w:r>
      </w:ins>
      <w:r>
        <w:t xml:space="preserve"> value, and the quantities that depend on it, such as efficiency, are reported as spans based on 450</w:t>
      </w:r>
      <w:r>
        <w:rPr>
          <w:rFonts w:ascii="Aptos" w:hAnsi="Aptos" w:cs="Aptos"/>
        </w:rPr>
        <w:t>–</w:t>
      </w:r>
      <w:r>
        <w:t>517, 304</w:t>
      </w:r>
      <w:r>
        <w:rPr>
          <w:rFonts w:ascii="Aptos" w:hAnsi="Aptos" w:cs="Aptos"/>
        </w:rPr>
        <w:t>–</w:t>
      </w:r>
      <w:r>
        <w:t>402 and 200</w:t>
      </w:r>
      <w:r>
        <w:rPr>
          <w:rFonts w:ascii="Aptos" w:hAnsi="Aptos" w:cs="Aptos"/>
        </w:rPr>
        <w:t>–</w:t>
      </w:r>
      <w:r>
        <w:t>256 kW m</w:t>
      </w:r>
      <w:r>
        <w:rPr>
          <w:rFonts w:ascii="Cambria Math" w:hAnsi="Cambria Math" w:cs="Cambria Math"/>
        </w:rPr>
        <w:t>⁻</w:t>
      </w:r>
      <w:r>
        <w:rPr>
          <w:rFonts w:ascii="Aptos" w:hAnsi="Aptos" w:cs="Aptos"/>
        </w:rPr>
        <w:t>²</w:t>
      </w:r>
      <w:r>
        <w:t xml:space="preserve"> for the respective configurations.</w:t>
      </w:r>
    </w:p>
    <w:p w14:paraId="60323C1E" w14:textId="77777777" w:rsidR="00317DC1" w:rsidRDefault="00317DC1" w:rsidP="00317DC1"/>
    <w:p w14:paraId="023935AD" w14:textId="2F9CEF73" w:rsidR="00317DC1" w:rsidRDefault="00317DC1" w:rsidP="00317DC1">
      <w:r>
        <w:t xml:space="preserve">Closing the residual requires a flow-dependent term in the energy budget, and peripheral flow bypass and channel-group maldistribution are two candidates consistent with the observations in section 4.2. </w:t>
      </w:r>
      <w:del w:id="90470" w:author="Claude" w:date="2026-10-23T08:00:00Z">
        <w:r>
          <w:delText xml:space="preserve">However, non-stationarity</w:delText>
        </w:r>
      </w:del>
      <w:ins w:id="90471" w:author="Claude" w:date="2026-10-23T08:00:00Z">
        <w:r>
          <w:rPr>
            <w:highlight w:val="yellow"/>
          </w:rPr>
          <w:t xml:space="preserve">Non-stationarity</w:t>
        </w:r>
      </w:ins>
      <w:r>
        <w:t xml:space="preserve"> and a flow-dependent probe response are also plausible</w:t>
      </w:r>
      <w:del w:id="90472" w:author="Claude" w:date="2026-10-23T08:00:00Z">
        <w:r>
          <w:delText xml:space="preserve"> candidates, thus discussed further</w:delText>
        </w:r>
      </w:del>
      <w:ins w:id="90473" w:author="Claude" w:date="2026-10-23T08:00:00Z">
        <w:r>
          <w:rPr>
            <w:highlight w:val="yellow"/>
          </w:rPr>
          <w:t xml:space="preserve">; all four are discussed</w:t>
        </w:r>
      </w:ins>
      <w:r>
        <w:t xml:space="preserve"> in section 5.2.</w:t>
      </w:r>
    </w:p>
    <w:p w14:paraId="67CCDB1A" w14:textId="77777777" w:rsidR="00317DC1" w:rsidRDefault="00317DC1" w:rsidP="00317DC1"/>
    <w:p w14:paraId="38FE6990" w14:textId="1838CDB7" w:rsidR="00317DC1" w:rsidRDefault="00317DC1" w:rsidP="00A05789">
      <w:pPr>
        <w:pStyle w:val="Heading2"/>
      </w:pPr>
      <w:r>
        <w:t>Pressure drop</w:t>
      </w:r>
    </w:p>
    <w:p w14:paraId="1324801F" w14:textId="77777777" w:rsidR="00317DC1" w:rsidRDefault="00317DC1" w:rsidP="00317DC1"/>
    <w:p w14:paraId="7A53F1AF" w14:textId="7A16D5BD" w:rsidR="00317DC1" w:rsidRDefault="00317DC1" w:rsidP="00317DC1">
      <w:r>
        <w:t xml:space="preserve">The installed differential-pressure measurement is assessed against a flow-through monolith prediction, to establish whether it resolves the absorber's own pressure drop. The prediction follows the standard decomposition for an open-channel substrate </w:t>
      </w:r>
      <w:del w:id="90474" w:author="Claude" w:date="2026-10-23T08:00:00Z">
        <w:r>
          <w:delText xml:space="preserve">— </w:delText>
        </w:r>
      </w:del>
      <w:ins w:id="90475" w:author="Claude" w:date="2026-10-23T08:00:00Z">
        <w:r>
          <w:rPr>
            <w:highlight w:val="yellow"/>
          </w:rPr>
          <w:t xml:space="preserve">(</w:t>
        </w:r>
      </w:ins>
      <w:r>
        <w:t xml:space="preserve">face contraction, core friction, hydrodynamic entrance, thermal acceleration and face expansion</w:t>
      </w:r>
      <w:ins w:id="90476" w:author="Claude" w:date="2026-10-23T08:00:00Z">
        <w:r>
          <w:rPr>
            <w:highlight w:val="yellow"/>
          </w:rPr>
          <w:t xml:space="preserve">)</w:t>
        </w:r>
      </w:ins>
      <w:r>
        <w:t xml:space="preserve"> {Shah, 1978 #7019;Kays, 2018 #7020}</w:t>
      </w:r>
      <w:del w:id="90477" w:author="Claude" w:date="2026-10-23T08:00:00Z">
        <w:r>
          <w:delText xml:space="preserve"> —</w:delText>
        </w:r>
      </w:del>
      <w:ins w:id="90478" w:author="Claude" w:date="2026-10-23T08:00:00Z">
        <w:r>
          <w:rPr>
            <w:highlight w:val="yellow"/>
          </w:rPr>
          <w:t xml:space="preserve">,</w:t>
        </w:r>
      </w:ins>
      <w:r>
        <w:t xml:space="preserve"> with all metered flow through the 100 channels. Core friction uses the square-duct Poiseuille number of 56.91, integrated along the channel with temperature-dependent properties. The entrance contribution uses the incremental pressure-drop number and Shah's apparent friction </w:t>
      </w:r>
      <w:r>
        <w:t xml:space="preserve">factor {Shah, 1978 #7030}; together with the face and acceleration terms, which the monolith-reactor literature finds negligible for a slender single substrate {Cornejo, 2020 #7025;Cornejo, 2021 #7024}, it accounts for a small fraction of the total. The resulting prediction is 0.24 to 1.29 mbar, of which 95 to 99% is core friction. Steady-window means of the differential-pressure channel compare poorly with it: the measured signal exceeds prediction by 1.4 to 2.1 times at high flow (2.74 against 1.29 mbar at 15.3 sL min</w:t>
      </w:r>
      <w:r>
        <w:rPr>
          <w:rFonts w:ascii="Cambria Math" w:hAnsi="Cambria Math" w:cs="Cambria Math"/>
        </w:rPr>
        <w:t>⁻</w:t>
      </w:r>
      <w:r>
        <w:rPr>
          <w:rFonts w:ascii="Aptos" w:hAnsi="Aptos" w:cs="Aptos"/>
        </w:rPr>
        <w:t>¹</w:t>
      </w:r>
      <w:r>
        <w:t>), falls below it at the low-flow end of the 304 and 256 kW m</w:t>
      </w:r>
      <w:r>
        <w:rPr>
          <w:rFonts w:ascii="Cambria Math" w:hAnsi="Cambria Math" w:cs="Cambria Math"/>
        </w:rPr>
        <w:t>⁻</w:t>
      </w:r>
      <w:r>
        <w:rPr>
          <w:rFonts w:ascii="Aptos" w:hAnsi="Aptos" w:cs="Aptos"/>
        </w:rPr>
        <w:t>²</w:t>
      </w:r>
      <w:r>
        <w:t xml:space="preserve"> configurations, and goes negative at the lowest flow (</w:t>
      </w:r>
      <w:r>
        <w:rPr>
          <w:rFonts w:ascii="Aptos" w:hAnsi="Aptos" w:cs="Aptos"/>
        </w:rPr>
        <w:t>−</w:t>
      </w:r>
      <w:r>
        <w:t>0.02 against 0.24 mbar at 4.5 sL min</w:t>
      </w:r>
      <w:r>
        <w:rPr>
          <w:rFonts w:ascii="Cambria Math" w:hAnsi="Cambria Math" w:cs="Cambria Math"/>
        </w:rPr>
        <w:t>⁻</w:t>
      </w:r>
      <w:r>
        <w:rPr>
          <w:rFonts w:ascii="Aptos" w:hAnsi="Aptos" w:cs="Aptos"/>
        </w:rPr>
        <w:t>¹</w:t>
      </w:r>
      <w:r>
        <w:t xml:space="preserve">). A negative drop across a resistance in steady forward flow is </w:t>
      </w:r>
      <w:del w:id="90479" w:author="Claude" w:date="2026-10-23T08:00:00Z">
        <w:r>
          <w:delText xml:space="preserve">impossible; this is the signature of</w:delText>
        </w:r>
      </w:del>
      <w:ins w:id="90480" w:author="Claude" w:date="2026-10-23T08:00:00Z">
        <w:r>
          <w:rPr>
            <w:highlight w:val="yellow"/>
          </w:rPr>
          <w:t xml:space="preserve">physically impossible and indicates</w:t>
        </w:r>
      </w:ins>
      <w:r>
        <w:t xml:space="preserve"> a zero offset on the transducer, whose </w:t>
      </w:r>
      <w:r>
        <w:rPr>
          <w:rFonts w:ascii="Aptos" w:hAnsi="Aptos" w:cs="Aptos"/>
        </w:rPr>
        <w:t>±</w:t>
      </w:r>
      <w:r>
        <w:t>0.2 mbar accuracy floor is the same order as the entire expected monolith drop of 0.24 to 1.29 mbar.</w:t>
      </w:r>
    </w:p>
    <w:p w14:paraId="016BD145" w14:textId="77777777" w:rsidR="00317DC1" w:rsidRDefault="00317DC1" w:rsidP="00317DC1"/>
    <w:p w14:paraId="2047FFF0" w14:textId="3F61D5B4" w:rsidR="00317DC1" w:rsidRDefault="00317DC1" w:rsidP="00317DC1">
      <w:r>
        <w:t xml:space="preserve">Pressure drop is the quantity by which the volumetric-receiver literature diagnoses honeycomb flow stability: absorbers whose loss is linear in velocity tend towards instability {Kribus, 1996 #7021}, whereas high-conductivity materials with a predominantly quadratic characteristic are stable {Becker, 2006 #7022}. Instability becomes possible when one pressure-drop level maps to more than one outlet temperature {Broeske, 2022 #7008}. Recent unheated monolith measurements place a honeycomb on the linear, instability-prone side of that axis: the first experimental validation of a dual-cell-density pressure-drop model finds a linear relationship between Reynolds number and pressure drop in every configuration tested, underestimating the drop as Re rises through entrance and exit effects {Reinao, 2025 #7004}, effects large enough at channel Re of 50 to 320 to require an explicit correction factor dependent on spacing and misalignment {Cornejo, 2024 #7003}. Our transducer spans the monolith plus plumbing and cannot separate the absorber's characteristic from these comparable losses. </w:t>
      </w:r>
      <w:del w:id="90481" w:author="Claude" w:date="2026-10-23T08:00:00Z">
        <w:r>
          <w:delText xml:space="preserve">However, we retain these measurements</w:delText>
        </w:r>
      </w:del>
      <w:ins w:id="90482" w:author="Claude" w:date="2026-10-23T08:00:00Z">
        <w:r>
          <w:rPr>
            <w:highlight w:val="yellow"/>
          </w:rPr>
          <w:t xml:space="preserve">The measurements are retained</w:t>
        </w:r>
      </w:ins>
      <w:r>
        <w:t xml:space="preserve"> because the shortcoming is removable and because section 5.3 </w:t>
      </w:r>
      <w:del w:id="90483" w:author="Claude" w:date="2026-10-23T08:00:00Z">
        <w:r>
          <w:delText xml:space="preserve">shows this to be the measurement</w:delText>
        </w:r>
      </w:del>
      <w:ins w:id="90484" w:author="Claude" w:date="2026-10-23T08:00:00Z">
        <w:r>
          <w:rPr>
            <w:highlight w:val="yellow"/>
          </w:rPr>
          <w:t xml:space="preserve">identifies this quantity as the one</w:t>
        </w:r>
      </w:ins>
      <w:r>
        <w:t xml:space="preserve"> that would discriminate between the two candidate mechanisms. SM S8 gives the per-run, term-by-term comparison in Figure S1.</w:t>
      </w:r>
    </w:p>
    <w:p w14:paraId="053252B0" w14:textId="77777777" w:rsidR="00317DC1" w:rsidRDefault="00317DC1" w:rsidP="00317DC1"/>
    <w:p w14:paraId="769AE743" w14:textId="7858B20C" w:rsidR="00317DC1" w:rsidRDefault="00317DC1" w:rsidP="00A05789">
      <w:pPr>
        <w:pStyle w:val="Heading1"/>
      </w:pPr>
      <w:r>
        <w:t>Consequences for reduced-order receiver modelling</w:t>
      </w:r>
    </w:p>
    <w:p w14:paraId="2FA6FC2D" w14:textId="77777777" w:rsidR="00317DC1" w:rsidRDefault="00317DC1" w:rsidP="00317DC1"/>
    <w:p w14:paraId="34250BC3" w14:textId="103ADAED" w:rsidR="00317DC1" w:rsidRDefault="00317DC1" w:rsidP="00A05789">
      <w:pPr>
        <w:pStyle w:val="Heading2"/>
      </w:pPr>
      <w:del w:id="90485" w:author="Claude" w:date="2026-10-23T08:00:00Z">
        <w:r>
          <w:delText xml:space="preserve">Against validating receiver models on</w:delText>
        </w:r>
      </w:del>
      <w:ins w:id="90486" w:author="Claude" w:date="2026-10-23T08:00:00Z">
        <w:r>
          <w:rPr>
            <w:highlight w:val="yellow"/>
          </w:rPr>
          <w:t xml:space="preserve">Information content of validation against</w:t>
        </w:r>
      </w:ins>
      <w:r>
        <w:t xml:space="preserve"> limited gas and solid temperatures</w:t>
      </w:r>
    </w:p>
    <w:p w14:paraId="0C410146" w14:textId="77777777" w:rsidR="00317DC1" w:rsidRDefault="00317DC1" w:rsidP="00317DC1"/>
    <w:p w14:paraId="34DA8E35" w14:textId="3E6A9BEE" w:rsidR="00317DC1" w:rsidRDefault="00317DC1" w:rsidP="00317DC1">
      <w:commentRangeStart w:id="4"/>
      <w:r>
        <w:t xml:space="preserve">The standard validation dataset for a volumetric receiver model is an outlet gas temperature with one or two embedded solid temperatures. Almost every campaign surveyed above reports </w:t>
      </w:r>
      <w:del w:id="90487" w:author="Claude" w:date="2026-10-23T08:00:00Z">
        <w:r>
          <w:delText xml:space="preserve">these two quantities —</w:delText>
        </w:r>
      </w:del>
      <w:ins w:id="90488" w:author="Claude" w:date="2026-10-23T08:00:00Z">
        <w:r>
          <w:rPr>
            <w:highlight w:val="yellow"/>
          </w:rPr>
          <w:t xml:space="preserve">two quantities,</w:t>
        </w:r>
      </w:ins>
      <w:r>
        <w:t xml:space="preserve"> outlet air temperature and efficiency {Fend, 2004 #6987;Fend, 2004 #6988;Avila-Marin, 2018 #4948;Avila-Marin, 2022 #6979;Zaversky, 2018 #5198;Wang, 2021 #5188}</w:t>
      </w:r>
      <w:del w:id="90489" w:author="Claude" w:date="2026-10-23T08:00:00Z">
        <w:r>
          <w:delText xml:space="preserve"> —</w:delText>
        </w:r>
      </w:del>
      <w:ins w:id="90490" w:author="Claude" w:date="2026-10-23T08:00:00Z">
        <w:r>
          <w:rPr>
            <w:highlight w:val="yellow"/>
          </w:rPr>
          <w:t xml:space="preserve">,</w:t>
        </w:r>
      </w:ins>
      <w:r>
        <w:t xml:space="preserve"> named by He and co-workers {He, 2023 #7018} as </w:t>
      </w:r>
      <w:ins w:id="90491" w:author="Claude" w:date="2026-10-23T08:00:00Z">
        <w:r>
          <w:rPr>
            <w:highlight w:val="yellow"/>
          </w:rPr>
          <w:t xml:space="preserve">the </w:t>
        </w:r>
      </w:ins>
      <w:r>
        <w:t xml:space="preserve">two key indicators, </w:t>
      </w:r>
      <w:del w:id="90492" w:author="Claude" w:date="2026-10-23T08:00:00Z">
        <w:r>
          <w:delText xml:space="preserve">with the</w:delText>
        </w:r>
      </w:del>
      <w:ins w:id="90493" w:author="Claude" w:date="2026-10-23T08:00:00Z">
        <w:r>
          <w:rPr>
            <w:highlight w:val="yellow"/>
          </w:rPr>
          <w:t xml:space="preserve">who</w:t>
        </w:r>
      </w:ins>
      <w:r>
        <w:t xml:space="preserve"> note that a non-uniform radiation distribution produces a non-uniform air temperature distribution requiring more thermocouples than campaigns typically deploy. Likewise, modelling studies calibrate and validate against the same quantities {Capuano, 2016 #6984;Fend, 2013 #5195;Fend,  #6995;Avila-Marin, 2019 #5189}, and recent practice has not moved past it {Broeske, 2023 #7011;Patil, 2021 #7009;Kumar, 2022 #7013}. </w:t>
      </w:r>
      <w:del w:id="90494" w:author="Claude" w:date="2026-10-23T08:00:00Z">
        <w:r>
          <w:delText xml:space="preserve">The campaign of this work</w:delText>
        </w:r>
      </w:del>
      <w:ins w:id="90495" w:author="Claude" w:date="2026-10-23T08:00:00Z">
        <w:r>
          <w:rPr>
            <w:highlight w:val="yellow"/>
          </w:rPr>
          <w:t xml:space="preserve">Because the present campaign</w:t>
        </w:r>
      </w:ins>
      <w:r>
        <w:t xml:space="preserve"> went beyond </w:t>
      </w:r>
      <w:del w:id="90496" w:author="Claude" w:date="2026-10-23T08:00:00Z">
        <w:r>
          <w:delText xml:space="preserve">standard practice, which allows this section to test</w:delText>
        </w:r>
      </w:del>
      <w:ins w:id="90497" w:author="Claude" w:date="2026-10-23T08:00:00Z">
        <w:r>
          <w:rPr>
            <w:highlight w:val="yellow"/>
          </w:rPr>
          <w:t xml:space="preserve">this standard instrumentation, it allows a test of</w:t>
        </w:r>
      </w:ins>
      <w:r>
        <w:t xml:space="preserve"> how much the standard quantities constrain the conclusions</w:t>
      </w:r>
      <w:del w:id="90498" w:author="Claude" w:date="2026-10-23T08:00:00Z">
        <w:r>
          <w:delText xml:space="preserve">: very little</w:delText>
        </w:r>
      </w:del>
      <w:ins w:id="90499" w:author="Claude" w:date="2026-10-23T08:00:00Z">
        <w:r>
          <w:rPr>
            <w:highlight w:val="yellow"/>
          </w:rPr>
          <w:t xml:space="preserve">. They constrain them only weakly</w:t>
        </w:r>
      </w:ins>
      <w:r>
        <w:t xml:space="preserve">.</w:t>
      </w:r>
      <w:commentRangeEnd w:id="4"/>
      <w:r>
        <w:commentReference w:id="4"/>
      </w:r>
    </w:p>
    <w:p w14:paraId="3F8E4E70" w14:textId="77777777" w:rsidR="00317DC1" w:rsidRDefault="00317DC1" w:rsidP="00317DC1"/>
    <w:p w14:paraId="5163E798" w14:textId="6C94C508" w:rsidR="00317DC1" w:rsidRDefault="00317DC1" w:rsidP="00317DC1">
      <w:r>
        <w:t xml:space="preserve">First</w:t>
      </w:r>
      <w:del w:id="90500" w:author="Claude" w:date="2026-10-23T08:00:00Z">
        <w:r>
          <w:delText xml:space="preserve"> of all, the measurements show that the gas outlet</w:delText>
        </w:r>
      </w:del>
      <w:ins w:id="90501" w:author="Claude" w:date="2026-10-23T08:00:00Z">
        <w:r>
          <w:rPr>
            <w:highlight w:val="yellow"/>
          </w:rPr>
          <w:t xml:space="preserve">, the outlet gas</w:t>
        </w:r>
      </w:ins>
      <w:r>
        <w:t xml:space="preserve"> temperature is nearly </w:t>
      </w:r>
      <w:del w:id="90502" w:author="Claude" w:date="2026-10-23T08:00:00Z">
        <w:r>
          <w:delText xml:space="preserve">blind</w:delText>
        </w:r>
      </w:del>
      <w:ins w:id="90503" w:author="Claude" w:date="2026-10-23T08:00:00Z">
        <w:r>
          <w:rPr>
            <w:highlight w:val="yellow"/>
          </w:rPr>
          <w:t xml:space="preserve">insensitive</w:t>
        </w:r>
      </w:ins>
      <w:r>
        <w:t xml:space="preserve"> to the internal field: </w:t>
      </w:r>
      <w:del w:id="90504" w:author="Claude" w:date="2026-10-23T08:00:00Z">
        <w:r>
          <w:delText xml:space="preserve">at 456 kW m</w:delText>
        </w:r>
      </w:del>
      <w:del w:id="90505" w:author="Claude" w:date="2026-10-23T08:00:00Z">
        <w:r>
          <w:rPr>
            <w:rFonts w:ascii="Cambria Math" w:hAnsi="Cambria Math" w:cs="Cambria Math"/>
          </w:rPr>
          <w:delText xml:space="preserve">⁻</w:delText>
        </w:r>
      </w:del>
      <w:del w:id="90506" w:author="Claude" w:date="2026-10-23T08:00:00Z">
        <w:r>
          <w:rPr>
            <w:rFonts w:ascii="Aptos" w:hAnsi="Aptos" w:cs="Aptos"/>
          </w:rPr>
          <w:delText xml:space="preserve">²</w:delText>
        </w:r>
      </w:del>
      <w:ins w:id="90507" w:author="Claude" w:date="2026-10-23T08:00:00Z">
        <w:r>
          <w:rPr>
            <w:highlight w:val="yellow"/>
          </w:rPr>
          <w:t xml:space="preserve">across the flow range</w:t>
        </w:r>
      </w:ins>
      <w:r>
        <w:t xml:space="preserve"> T3 varies by </w:t>
      </w:r>
      <w:del w:id="90508" w:author="Claude" w:date="2026-10-23T08:00:00Z">
        <w:r>
          <w:delText xml:space="preserve">26</w:delText>
        </w:r>
      </w:del>
      <w:ins w:id="90509" w:author="Claude" w:date="2026-10-23T08:00:00Z">
        <w:r>
          <w:rPr>
            <w:highlight w:val="yellow"/>
          </w:rPr>
          <w:t xml:space="preserve">26–51</w:t>
        </w:r>
      </w:ins>
      <w:r>
        <w:t xml:space="preserve"> K while the front-face wall varies by </w:t>
      </w:r>
      <w:del w:id="90510" w:author="Claude" w:date="2026-10-23T08:00:00Z">
        <w:r>
          <w:delText xml:space="preserve">264 K, and at 304 kW m</w:delText>
        </w:r>
      </w:del>
      <w:del w:id="90511" w:author="Claude" w:date="2026-10-23T08:00:00Z">
        <w:r>
          <w:rPr>
            <w:rFonts w:ascii="Cambria Math" w:hAnsi="Cambria Math" w:cs="Cambria Math"/>
          </w:rPr>
          <w:delText xml:space="preserve">⁻</w:delText>
        </w:r>
      </w:del>
      <w:del w:id="90512" w:author="Claude" w:date="2026-10-23T08:00:00Z">
        <w:r>
          <w:rPr>
            <w:rFonts w:ascii="Aptos" w:hAnsi="Aptos" w:cs="Aptos"/>
          </w:rPr>
          <w:delText xml:space="preserve">²</w:delText>
        </w:r>
      </w:del>
      <w:del w:id="90513" w:author="Claude" w:date="2026-10-23T08:00:00Z">
        <w:r>
          <w:delText xml:space="preserve"> the ratio is 51 K against 331 K</w:delText>
        </w:r>
      </w:del>
      <w:ins w:id="90514" w:author="Claude" w:date="2026-10-23T08:00:00Z">
        <w:r>
          <w:rPr>
            <w:highlight w:val="yellow"/>
          </w:rPr>
          <w:t xml:space="preserve">194–331 K (section 4.1)</w:t>
        </w:r>
      </w:ins>
      <w:r>
        <w:t xml:space="preserve">. Its flow slope even changes sign between configurations. Interior and wall probes at the same depth differ by amounts that grow with flow, so no single solid temperature represents the section. </w:t>
      </w:r>
      <w:del w:id="90515" w:author="Claude" w:date="2026-10-23T08:00:00Z">
        <w:r>
          <w:delText xml:space="preserve">Equally, which solid probe is called the solid temperature</w:delText>
        </w:r>
      </w:del>
      <w:ins w:id="90516" w:author="Claude" w:date="2026-10-23T08:00:00Z">
        <w:r>
          <w:rPr>
            <w:highlight w:val="yellow"/>
          </w:rPr>
          <w:t xml:space="preserve">In addition, the choice of solid reference probe</w:t>
        </w:r>
      </w:ins>
      <w:r>
        <w:t xml:space="preserve"> changes every identified coefficient, as recomputing the same fifteen runs with only the </w:t>
      </w:r>
      <w:ins w:id="90517" w:author="Claude" w:date="2026-10-23T08:00:00Z">
        <w:r>
          <w:rPr>
            <w:highlight w:val="yellow"/>
          </w:rPr>
          <w:t xml:space="preserve">reference </w:t>
        </w:r>
      </w:ins>
      <w:r>
        <w:t xml:space="preserve">thermocouple varied shows in </w:t>
      </w:r>
      <w:r>
        <w:fldChar w:fldCharType="begin"/>
      </w:r>
      <w:r>
        <w:instrText xml:space="preserve"> REF _Ref242578143 \h </w:instrText>
      </w:r>
      <w:r>
        <w:fldChar w:fldCharType="separate"/>
      </w:r>
      <w:r>
        <w:rPr>
          <w:b/>
          <w:bCs/>
        </w:rPr>
        <w:t xml:space="preserve">Figure </w:t>
      </w:r>
      <w:r>
        <w:rPr>
          <w:b/>
          <w:bCs/>
          <w:noProof/>
        </w:rPr>
        <w:t>7</w:t>
      </w:r>
      <w:r>
        <w:fldChar w:fldCharType="end"/>
      </w:r>
      <w:r>
        <w:t>a.</w:t>
      </w:r>
    </w:p>
    <w:p w14:paraId="00B881F2" w14:textId="77777777" w:rsidR="00317DC1" w:rsidRDefault="00317DC1" w:rsidP="00317DC1"/>
    <w:p w14:paraId="4930C06A" w14:textId="7BAFF5CB" w:rsidR="00317DC1" w:rsidRDefault="00A05789" w:rsidP="00317DC1">
      <w:r>
        <w:rPr>
          <w:noProof/>
        </w:rPr>
        <w:drawing>
          <wp:inline distT="0" distB="0" distL="0" distR="0" wp14:anchorId="2875714C" wp14:editId="41546274">
            <wp:extent cx="6480000" cy="2685887"/>
            <wp:effectExtent l="0" t="0" r="0" b="635"/>
            <wp:docPr id="683799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99318" name="Picture 6837993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80000" cy="2685887"/>
                    </a:xfrm>
                    <a:prstGeom prst="rect">
                      <a:avLst/>
                    </a:prstGeom>
                  </pic:spPr>
                </pic:pic>
              </a:graphicData>
            </a:graphic>
          </wp:inline>
        </w:drawing>
      </w:r>
    </w:p>
    <w:p w14:paraId="6E526FFB" w14:textId="31FE8007" w:rsidR="00317DC1" w:rsidRPr="009C7E1D" w:rsidRDefault="00A05789" w:rsidP="00A05789">
      <w:pPr>
        <w:pStyle w:val="Caption"/>
      </w:pPr>
      <w:bookmarkStart w:id="10" w:name="_Ref242578143"/>
      <w:r>
        <w:rPr>
          <w:b/>
          <w:bCs/>
        </w:rPr>
        <w:t xml:space="preserve">Figure </w:t>
      </w:r>
      <w:r>
        <w:rPr>
          <w:b/>
          <w:bCs/>
        </w:rPr>
        <w:fldChar w:fldCharType="begin"/>
      </w:r>
      <w:r>
        <w:rPr>
          <w:b/>
          <w:bCs/>
        </w:rPr>
        <w:instrText xml:space="preserve"> SEQ Figure \* ARABIC </w:instrText>
      </w:r>
      <w:r>
        <w:rPr>
          <w:b/>
          <w:bCs/>
        </w:rPr>
        <w:fldChar w:fldCharType="separate"/>
      </w:r>
      <w:r>
        <w:rPr>
          <w:b/>
          <w:bCs/>
          <w:noProof/>
        </w:rPr>
        <w:t>7</w:t>
      </w:r>
      <w:r>
        <w:rPr>
          <w:b/>
          <w:bCs/>
        </w:rPr>
        <w:fldChar w:fldCharType="end"/>
      </w:r>
      <w:bookmarkEnd w:id="10"/>
      <w:r>
        <w:t xml:space="preserve"> a) The apparent Nusselt correlation recomputed against five different solid reference probes from the same fifteen runs (see </w:t>
      </w:r>
      <w:r>
        <w:fldChar w:fldCharType="begin"/>
      </w:r>
      <w:r>
        <w:instrText xml:space="preserve"> REF _Ref242578447 \h </w:instrText>
      </w:r>
      <w:r>
        <w:fldChar w:fldCharType="separate"/>
      </w:r>
      <w:r>
        <w:rPr>
          <w:b/>
          <w:bCs/>
        </w:rPr>
        <w:t xml:space="preserve">Table </w:t>
      </w:r>
      <w:r>
        <w:rPr>
          <w:b/>
          <w:bCs/>
          <w:noProof/>
        </w:rPr>
        <w:t>5</w:t>
      </w:r>
      <w:r>
        <w:fldChar w:fldCharType="end"/>
      </w:r>
      <w:r>
        <w:t xml:space="preserve">): the prefactor spans a factor of 29.7 and the exponent 1.09 to 1.85; b) The effective capacitance from the same eighteen transients under four selected sets of probes, with the fit-window range and the bare monolith capacitance marked.</w:t>
      </w:r>
    </w:p>
    <w:p w14:paraId="5C5A8331" w14:textId="77777777" w:rsidR="006930BD" w:rsidRPr="009C7E1D" w:rsidRDefault="006930BD" w:rsidP="006930BD"/>
    <w:p w14:paraId="6B9EE957" w14:textId="1CCFC8D9" w:rsidR="00317DC1" w:rsidRDefault="006930BD" w:rsidP="006930BD">
      <w:pPr>
        <w:pStyle w:val="Caption"/>
      </w:pPr>
      <w:bookmarkStart w:id="11" w:name="_Ref242578447"/>
      <w:r>
        <w:rPr>
          <w:b/>
          <w:bCs/>
        </w:rPr>
        <w:t xml:space="preserve">Table </w:t>
      </w:r>
      <w:r>
        <w:rPr>
          <w:b/>
          <w:bCs/>
        </w:rPr>
        <w:fldChar w:fldCharType="begin"/>
      </w:r>
      <w:r>
        <w:rPr>
          <w:b/>
          <w:bCs/>
        </w:rPr>
        <w:instrText xml:space="preserve"> SEQ Table \* ARABIC </w:instrText>
      </w:r>
      <w:r>
        <w:rPr>
          <w:b/>
          <w:bCs/>
        </w:rPr>
        <w:fldChar w:fldCharType="separate"/>
      </w:r>
      <w:r>
        <w:rPr>
          <w:b/>
          <w:bCs/>
          <w:noProof/>
        </w:rPr>
        <w:t>5</w:t>
      </w:r>
      <w:r>
        <w:rPr>
          <w:b/>
          <w:bCs/>
        </w:rPr>
        <w:fldChar w:fldCharType="end"/>
      </w:r>
      <w:bookmarkEnd w:id="11"/>
      <w:r>
        <w:t xml:space="preserve"> The apparent Nusselt correlation and the inversion marker recomputed against five candidate solid reference temperatures from the same fifteen runs.</w:t>
      </w:r>
    </w:p>
    <w:tbl>
      <w:tblPr>
        <w:tblStyle w:val="TableGrid"/>
        <w:tblW w:w="0" w:type="auto"/>
        <w:jc w:val="center"/>
        <w:tblLook w:val="04A0" w:firstRow="1" w:lastRow="0" w:firstColumn="1" w:lastColumn="0" w:noHBand="0" w:noVBand="1"/>
      </w:tblPr>
      <w:tblGrid>
        <w:gridCol w:w="2689"/>
        <w:gridCol w:w="1627"/>
        <w:gridCol w:w="1457"/>
        <w:gridCol w:w="1449"/>
        <w:gridCol w:w="2208"/>
      </w:tblGrid>
      <w:tr w:rsidR="006930BD" w:rsidRPr="006930BD" w14:paraId="07631B42" w14:textId="77777777" w:rsidTr="006930BD">
        <w:trPr>
          <w:jc w:val="center"/>
        </w:trPr>
        <w:tc>
          <w:tcPr>
            <w:tcW w:w="2689" w:type="dxa"/>
          </w:tcPr>
          <w:p w14:paraId="5FA8372F" w14:textId="5B1AA389" w:rsidR="006930BD" w:rsidRPr="006930BD" w:rsidRDefault="006930BD" w:rsidP="006930BD">
            <w:pPr>
              <w:jc w:val="center"/>
              <w:rPr>
                <w:b/>
                <w:bCs/>
                <w:sz w:val="22"/>
                <w:szCs w:val="22"/>
              </w:rPr>
            </w:pPr>
            <w:r>
              <w:rPr>
                <w:b/>
                <w:bCs/>
                <w:sz w:val="22"/>
                <w:szCs w:val="22"/>
              </w:rPr>
              <w:t>Solid reference</w:t>
            </w:r>
          </w:p>
        </w:tc>
        <w:tc>
          <w:tcPr>
            <w:tcW w:w="1627" w:type="dxa"/>
          </w:tcPr>
          <w:p w14:paraId="5359E83B" w14:textId="3B2D5BDC" w:rsidR="006930BD" w:rsidRPr="006930BD" w:rsidRDefault="006930BD" w:rsidP="006930BD">
            <w:pPr>
              <w:jc w:val="center"/>
              <w:rPr>
                <w:b/>
                <w:bCs/>
                <w:sz w:val="22"/>
                <w:szCs w:val="22"/>
              </w:rPr>
            </w:pPr>
            <m:oMath>
              <m:r>
                <m:rPr>
                  <m:sty m:val="bi"/>
                </m:rPr>
                <w:rPr>
                  <w:rFonts w:ascii="Cambria Math" w:hAnsi="Cambria Math"/>
                  <w:sz w:val="22"/>
                  <w:szCs w:val="22"/>
                </w:rPr>
                <m:t>ε</m:t>
              </m:r>
            </m:oMath>
            <w:r>
              <w:rPr>
                <w:b/>
                <w:bCs/>
                <w:sz w:val="22"/>
                <w:szCs w:val="22"/>
              </w:rPr>
              <w:t xml:space="preserve"> range</w:t>
            </w:r>
          </w:p>
        </w:tc>
        <w:tc>
          <w:tcPr>
            <w:tcW w:w="1457" w:type="dxa"/>
          </w:tcPr>
          <w:p w14:paraId="3B2EF753" w14:textId="1F612D5C" w:rsidR="006930BD" w:rsidRPr="006930BD" w:rsidRDefault="006930BD" w:rsidP="006930BD">
            <w:pPr>
              <w:jc w:val="center"/>
              <w:rPr>
                <w:b/>
                <w:bCs/>
                <w:sz w:val="22"/>
                <w:szCs w:val="22"/>
              </w:rPr>
            </w:pPr>
            <m:oMath>
              <m:r>
                <m:rPr>
                  <m:sty m:val="bi"/>
                </m:rPr>
                <w:rPr>
                  <w:rFonts w:ascii="Cambria Math" w:hAnsi="Cambria Math"/>
                  <w:sz w:val="22"/>
                  <w:szCs w:val="22"/>
                </w:rPr>
                <m:t>Nu</m:t>
              </m:r>
            </m:oMath>
            <w:r>
              <w:rPr>
                <w:b/>
                <w:bCs/>
                <w:sz w:val="22"/>
                <w:szCs w:val="22"/>
              </w:rPr>
              <w:t xml:space="preserve"> prefactor</w:t>
            </w:r>
          </w:p>
        </w:tc>
        <w:tc>
          <w:tcPr>
            <w:tcW w:w="1449" w:type="dxa"/>
          </w:tcPr>
          <w:p w14:paraId="13D30778" w14:textId="58C112F2" w:rsidR="006930BD" w:rsidRPr="006930BD" w:rsidRDefault="006930BD" w:rsidP="006930BD">
            <w:pPr>
              <w:jc w:val="center"/>
              <w:rPr>
                <w:b/>
                <w:bCs/>
                <w:sz w:val="22"/>
                <w:szCs w:val="22"/>
              </w:rPr>
            </w:pPr>
            <m:oMath>
              <m:r>
                <m:rPr>
                  <m:sty m:val="bi"/>
                </m:rPr>
                <w:rPr>
                  <w:rFonts w:ascii="Cambria Math" w:hAnsi="Cambria Math"/>
                  <w:sz w:val="22"/>
                  <w:szCs w:val="22"/>
                </w:rPr>
                <m:t>Nu</m:t>
              </m:r>
            </m:oMath>
            <w:r>
              <w:rPr>
                <w:b/>
                <w:bCs/>
                <w:sz w:val="22"/>
                <w:szCs w:val="22"/>
              </w:rPr>
              <w:t xml:space="preserve"> exponent</w:t>
            </w:r>
          </w:p>
        </w:tc>
        <w:tc>
          <w:tcPr>
            <w:tcW w:w="2208" w:type="dxa"/>
          </w:tcPr>
          <w:p w14:paraId="21D231AE" w14:textId="71F63D54" w:rsidR="006930BD" w:rsidRPr="006930BD" w:rsidRDefault="00000000" w:rsidP="006930BD">
            <w:pPr>
              <w:jc w:val="center"/>
              <w:rPr>
                <w:b/>
                <w:bCs/>
                <w:sz w:val="22"/>
                <w:szCs w:val="22"/>
              </w:rPr>
            </w:pPr>
            <m:oMath>
              <m:sSup>
                <m:sSupPr>
                  <m:ctrlPr>
                    <w:rPr>
                      <w:rFonts w:ascii="Cambria Math" w:hAnsi="Cambria Math"/>
                      <w:b/>
                      <w:bCs/>
                      <w:sz w:val="22"/>
                      <w:szCs w:val="22"/>
                    </w:rPr>
                  </m:ctrlPr>
                </m:sSupPr>
                <m:e>
                  <m:r>
                    <m:rPr>
                      <m:sty m:val="bi"/>
                    </m:rPr>
                    <w:rPr>
                      <w:rFonts w:ascii="Cambria Math" w:hAnsi="Cambria Math"/>
                      <w:sz w:val="22"/>
                      <w:szCs w:val="22"/>
                    </w:rPr>
                    <m:t>ε</m:t>
                  </m:r>
                </m:e>
                <m:sup>
                  <m:r>
                    <m:rPr>
                      <m:sty m:val="bi"/>
                    </m:rPr>
                    <w:rPr>
                      <w:rFonts w:ascii="Cambria Math" w:hAnsi="Cambria Math"/>
                      <w:sz w:val="22"/>
                      <w:szCs w:val="22"/>
                    </w:rPr>
                    <m:t>*</m:t>
                  </m:r>
                </m:sup>
              </m:sSup>
            </m:oMath>
            <w:r>
              <w:rPr>
                <w:b/>
                <w:bCs/>
                <w:sz w:val="22"/>
                <w:szCs w:val="22"/>
              </w:rPr>
              <w:t xml:space="preserve"> (456/304/256)</w:t>
            </w:r>
          </w:p>
        </w:tc>
      </w:tr>
      <w:tr w:rsidR="006930BD" w:rsidRPr="006930BD" w14:paraId="5FE40F22" w14:textId="77777777" w:rsidTr="006930BD">
        <w:trPr>
          <w:jc w:val="center"/>
        </w:trPr>
        <w:tc>
          <w:tcPr>
            <w:tcW w:w="2689" w:type="dxa"/>
          </w:tcPr>
          <w:p w14:paraId="41D2CD32" w14:textId="37F3A554" w:rsidR="006930BD" w:rsidRPr="006930BD" w:rsidRDefault="006930BD" w:rsidP="000E5282">
            <w:pPr>
              <w:rPr>
                <w:sz w:val="22"/>
                <w:szCs w:val="22"/>
              </w:rPr>
            </w:pPr>
            <w:r>
              <w:rPr>
                <w:sz w:val="22"/>
                <w:szCs w:val="22"/>
              </w:rPr>
              <w:t xml:space="preserve"> front wall only (T8)</w:t>
            </w:r>
          </w:p>
        </w:tc>
        <w:tc>
          <w:tcPr>
            <w:tcW w:w="1627" w:type="dxa"/>
          </w:tcPr>
          <w:p w14:paraId="4F16CB3C" w14:textId="230D3DA1" w:rsidR="006930BD" w:rsidRPr="006930BD" w:rsidRDefault="006930BD" w:rsidP="000E5282">
            <w:pPr>
              <w:rPr>
                <w:sz w:val="22"/>
                <w:szCs w:val="22"/>
              </w:rPr>
            </w:pPr>
            <w:r>
              <w:rPr>
                <w:sz w:val="22"/>
                <w:szCs w:val="22"/>
              </w:rPr>
              <w:t xml:space="preserve"> 0.454 – 0.851 </w:t>
            </w:r>
          </w:p>
        </w:tc>
        <w:tc>
          <w:tcPr>
            <w:tcW w:w="1457" w:type="dxa"/>
          </w:tcPr>
          <w:p w14:paraId="387F8EFE" w14:textId="425467B9" w:rsidR="006930BD" w:rsidRPr="006930BD" w:rsidRDefault="006930BD" w:rsidP="000E5282">
            <w:pPr>
              <w:rPr>
                <w:sz w:val="22"/>
                <w:szCs w:val="22"/>
              </w:rPr>
            </w:pPr>
            <w:r>
              <w:rPr>
                <w:sz w:val="22"/>
                <w:szCs w:val="22"/>
              </w:rPr>
              <w:t xml:space="preserve"> 5.91×10</w:t>
            </w:r>
            <w:r>
              <w:rPr>
                <w:rFonts w:ascii="Cambria Math" w:hAnsi="Cambria Math" w:cs="Cambria Math"/>
                <w:sz w:val="22"/>
                <w:szCs w:val="22"/>
              </w:rPr>
              <w:t>⁻</w:t>
            </w:r>
            <w:r>
              <w:rPr>
                <w:rFonts w:ascii="Aptos" w:hAnsi="Aptos" w:cs="Aptos"/>
                <w:sz w:val="22"/>
                <w:szCs w:val="22"/>
              </w:rPr>
              <w:t>⁵</w:t>
            </w:r>
          </w:p>
        </w:tc>
        <w:tc>
          <w:tcPr>
            <w:tcW w:w="1449" w:type="dxa"/>
          </w:tcPr>
          <w:p w14:paraId="109D8A15" w14:textId="6B526BEB" w:rsidR="006930BD" w:rsidRPr="006930BD" w:rsidRDefault="006930BD" w:rsidP="000E5282">
            <w:pPr>
              <w:rPr>
                <w:sz w:val="22"/>
                <w:szCs w:val="22"/>
              </w:rPr>
            </w:pPr>
            <w:r>
              <w:rPr>
                <w:sz w:val="22"/>
                <w:szCs w:val="22"/>
              </w:rPr>
              <w:t xml:space="preserve"> 1.847</w:t>
            </w:r>
          </w:p>
        </w:tc>
        <w:tc>
          <w:tcPr>
            <w:tcW w:w="2208" w:type="dxa"/>
          </w:tcPr>
          <w:p w14:paraId="06C6F903" w14:textId="2CF96A60" w:rsidR="006930BD" w:rsidRPr="006930BD" w:rsidRDefault="006930BD" w:rsidP="000E5282">
            <w:pPr>
              <w:rPr>
                <w:sz w:val="22"/>
                <w:szCs w:val="22"/>
              </w:rPr>
            </w:pPr>
            <w:r>
              <w:rPr>
                <w:sz w:val="22"/>
                <w:szCs w:val="22"/>
              </w:rPr>
              <w:t xml:space="preserve"> 0.605 / 0.591 / 0.572</w:t>
            </w:r>
          </w:p>
        </w:tc>
      </w:tr>
      <w:tr w:rsidR="006930BD" w:rsidRPr="006930BD" w14:paraId="2D49BC59" w14:textId="77777777" w:rsidTr="006930BD">
        <w:trPr>
          <w:jc w:val="center"/>
        </w:trPr>
        <w:tc>
          <w:tcPr>
            <w:tcW w:w="2689" w:type="dxa"/>
          </w:tcPr>
          <w:p w14:paraId="77179E68" w14:textId="0314BD52" w:rsidR="006930BD" w:rsidRPr="006930BD" w:rsidRDefault="006930BD" w:rsidP="000E5282">
            <w:pPr>
              <w:rPr>
                <w:sz w:val="22"/>
                <w:szCs w:val="22"/>
              </w:rPr>
            </w:pPr>
            <w:r>
              <w:rPr>
                <w:sz w:val="22"/>
                <w:szCs w:val="22"/>
              </w:rPr>
              <w:t xml:space="preserve"> mid wall only (T12) </w:t>
            </w:r>
          </w:p>
        </w:tc>
        <w:tc>
          <w:tcPr>
            <w:tcW w:w="1627" w:type="dxa"/>
          </w:tcPr>
          <w:p w14:paraId="6024EF9E" w14:textId="637C738D" w:rsidR="006930BD" w:rsidRPr="006930BD" w:rsidRDefault="006930BD" w:rsidP="000E5282">
            <w:pPr>
              <w:rPr>
                <w:sz w:val="22"/>
                <w:szCs w:val="22"/>
              </w:rPr>
            </w:pPr>
            <w:r>
              <w:rPr>
                <w:sz w:val="22"/>
                <w:szCs w:val="22"/>
              </w:rPr>
              <w:t xml:space="preserve"> 0.520 – 0.710 </w:t>
            </w:r>
          </w:p>
        </w:tc>
        <w:tc>
          <w:tcPr>
            <w:tcW w:w="1457" w:type="dxa"/>
          </w:tcPr>
          <w:p w14:paraId="040979B6" w14:textId="50E9DC12" w:rsidR="006930BD" w:rsidRPr="006930BD" w:rsidRDefault="006930BD" w:rsidP="000E5282">
            <w:pPr>
              <w:rPr>
                <w:sz w:val="22"/>
                <w:szCs w:val="22"/>
              </w:rPr>
            </w:pPr>
            <w:r>
              <w:rPr>
                <w:sz w:val="22"/>
                <w:szCs w:val="22"/>
              </w:rPr>
              <w:t xml:space="preserve"> 2.70×10</w:t>
            </w:r>
            <w:r>
              <w:rPr>
                <w:rFonts w:ascii="Cambria Math" w:hAnsi="Cambria Math" w:cs="Cambria Math"/>
                <w:sz w:val="22"/>
                <w:szCs w:val="22"/>
              </w:rPr>
              <w:t>⁻</w:t>
            </w:r>
            <w:r>
              <w:rPr>
                <w:rFonts w:ascii="Aptos" w:hAnsi="Aptos" w:cs="Aptos"/>
                <w:sz w:val="22"/>
                <w:szCs w:val="22"/>
              </w:rPr>
              <w:t>⁴</w:t>
            </w:r>
          </w:p>
        </w:tc>
        <w:tc>
          <w:tcPr>
            <w:tcW w:w="1449" w:type="dxa"/>
          </w:tcPr>
          <w:p w14:paraId="7A8EF183" w14:textId="373BA128" w:rsidR="006930BD" w:rsidRPr="006930BD" w:rsidRDefault="006930BD" w:rsidP="000E5282">
            <w:pPr>
              <w:rPr>
                <w:sz w:val="22"/>
                <w:szCs w:val="22"/>
              </w:rPr>
            </w:pPr>
            <w:r>
              <w:rPr>
                <w:sz w:val="22"/>
                <w:szCs w:val="22"/>
              </w:rPr>
              <w:t xml:space="preserve"> 1.428</w:t>
            </w:r>
          </w:p>
        </w:tc>
        <w:tc>
          <w:tcPr>
            <w:tcW w:w="2208" w:type="dxa"/>
          </w:tcPr>
          <w:p w14:paraId="58D429D8" w14:textId="4DCA01F6" w:rsidR="006930BD" w:rsidRPr="006930BD" w:rsidRDefault="006930BD" w:rsidP="000E5282">
            <w:pPr>
              <w:rPr>
                <w:sz w:val="22"/>
                <w:szCs w:val="22"/>
              </w:rPr>
            </w:pPr>
            <w:r>
              <w:rPr>
                <w:sz w:val="22"/>
                <w:szCs w:val="22"/>
              </w:rPr>
              <w:t xml:space="preserve"> 0.604 / 0.590 / 0.570</w:t>
            </w:r>
          </w:p>
        </w:tc>
      </w:tr>
      <w:tr w:rsidR="006930BD" w:rsidRPr="006930BD" w14:paraId="52D05F41" w14:textId="77777777" w:rsidTr="006930BD">
        <w:trPr>
          <w:jc w:val="center"/>
        </w:trPr>
        <w:tc>
          <w:tcPr>
            <w:tcW w:w="2689" w:type="dxa"/>
          </w:tcPr>
          <w:p w14:paraId="1916F948" w14:textId="77777777" w:rsidR="006930BD" w:rsidRPr="006930BD" w:rsidRDefault="006930BD" w:rsidP="000E5282">
            <w:pPr>
              <w:rPr>
                <w:sz w:val="22"/>
                <w:szCs w:val="22"/>
              </w:rPr>
            </w:pPr>
            <w:r>
              <w:rPr>
                <w:sz w:val="22"/>
                <w:szCs w:val="22"/>
              </w:rPr>
              <w:t xml:space="preserve"> wall quadrature (adopted) </w:t>
            </w:r>
          </w:p>
        </w:tc>
        <w:tc>
          <w:tcPr>
            <w:tcW w:w="1627" w:type="dxa"/>
          </w:tcPr>
          <w:p w14:paraId="2165F27C" w14:textId="514476D5" w:rsidR="006930BD" w:rsidRPr="006930BD" w:rsidRDefault="006930BD" w:rsidP="000E5282">
            <w:pPr>
              <w:rPr>
                <w:sz w:val="22"/>
                <w:szCs w:val="22"/>
              </w:rPr>
            </w:pPr>
            <w:r>
              <w:rPr>
                <w:sz w:val="22"/>
                <w:szCs w:val="22"/>
              </w:rPr>
              <w:t xml:space="preserve"> 0.573 – 0.781 </w:t>
            </w:r>
          </w:p>
        </w:tc>
        <w:tc>
          <w:tcPr>
            <w:tcW w:w="1457" w:type="dxa"/>
          </w:tcPr>
          <w:p w14:paraId="5F144E48" w14:textId="049D7FB3" w:rsidR="006930BD" w:rsidRPr="006930BD" w:rsidRDefault="006930BD" w:rsidP="000E5282">
            <w:pPr>
              <w:rPr>
                <w:sz w:val="22"/>
                <w:szCs w:val="22"/>
              </w:rPr>
            </w:pPr>
            <w:r>
              <w:rPr>
                <w:sz w:val="22"/>
                <w:szCs w:val="22"/>
              </w:rPr>
              <w:t xml:space="preserve"> 3.14×10</w:t>
            </w:r>
            <w:r>
              <w:rPr>
                <w:rFonts w:ascii="Cambria Math" w:hAnsi="Cambria Math" w:cs="Cambria Math"/>
                <w:sz w:val="22"/>
                <w:szCs w:val="22"/>
              </w:rPr>
              <w:t>⁻</w:t>
            </w:r>
            <w:r>
              <w:rPr>
                <w:rFonts w:ascii="Aptos" w:hAnsi="Aptos" w:cs="Aptos"/>
                <w:sz w:val="22"/>
                <w:szCs w:val="22"/>
              </w:rPr>
              <w:t>⁴</w:t>
            </w:r>
          </w:p>
        </w:tc>
        <w:tc>
          <w:tcPr>
            <w:tcW w:w="1449" w:type="dxa"/>
          </w:tcPr>
          <w:p w14:paraId="290C1070" w14:textId="37FABE6D" w:rsidR="006930BD" w:rsidRPr="006930BD" w:rsidRDefault="006930BD" w:rsidP="000E5282">
            <w:pPr>
              <w:rPr>
                <w:sz w:val="22"/>
                <w:szCs w:val="22"/>
              </w:rPr>
            </w:pPr>
            <w:r>
              <w:rPr>
                <w:sz w:val="22"/>
                <w:szCs w:val="22"/>
              </w:rPr>
              <w:t xml:space="preserve"> 1.444</w:t>
            </w:r>
          </w:p>
        </w:tc>
        <w:tc>
          <w:tcPr>
            <w:tcW w:w="2208" w:type="dxa"/>
          </w:tcPr>
          <w:p w14:paraId="4EDF669D" w14:textId="6EF23FDC" w:rsidR="006930BD" w:rsidRPr="006930BD" w:rsidRDefault="006930BD" w:rsidP="000E5282">
            <w:pPr>
              <w:rPr>
                <w:sz w:val="22"/>
                <w:szCs w:val="22"/>
              </w:rPr>
            </w:pPr>
            <w:r>
              <w:rPr>
                <w:sz w:val="22"/>
                <w:szCs w:val="22"/>
              </w:rPr>
              <w:t xml:space="preserve"> 0.666 / 0.655 / 0.642</w:t>
            </w:r>
          </w:p>
        </w:tc>
      </w:tr>
      <w:tr w:rsidR="006930BD" w:rsidRPr="006930BD" w14:paraId="0E627B15" w14:textId="77777777" w:rsidTr="006930BD">
        <w:trPr>
          <w:jc w:val="center"/>
        </w:trPr>
        <w:tc>
          <w:tcPr>
            <w:tcW w:w="2689" w:type="dxa"/>
          </w:tcPr>
          <w:p w14:paraId="0A551BFD" w14:textId="3F433ABA" w:rsidR="006930BD" w:rsidRPr="006930BD" w:rsidRDefault="006930BD" w:rsidP="000E5282">
            <w:pPr>
              <w:rPr>
                <w:sz w:val="22"/>
                <w:szCs w:val="22"/>
              </w:rPr>
            </w:pPr>
            <w:r>
              <w:rPr>
                <w:sz w:val="22"/>
                <w:szCs w:val="22"/>
              </w:rPr>
              <w:t xml:space="preserve"> wall + interior mean</w:t>
            </w:r>
          </w:p>
        </w:tc>
        <w:tc>
          <w:tcPr>
            <w:tcW w:w="1627" w:type="dxa"/>
          </w:tcPr>
          <w:p w14:paraId="7E1F65A4" w14:textId="15660A6F" w:rsidR="006930BD" w:rsidRPr="006930BD" w:rsidRDefault="006930BD" w:rsidP="000E5282">
            <w:pPr>
              <w:rPr>
                <w:sz w:val="22"/>
                <w:szCs w:val="22"/>
              </w:rPr>
            </w:pPr>
            <w:r>
              <w:rPr>
                <w:sz w:val="22"/>
                <w:szCs w:val="22"/>
              </w:rPr>
              <w:t xml:space="preserve"> 0.608 – 0.803 </w:t>
            </w:r>
          </w:p>
        </w:tc>
        <w:tc>
          <w:tcPr>
            <w:tcW w:w="1457" w:type="dxa"/>
          </w:tcPr>
          <w:p w14:paraId="158B2F47" w14:textId="6B527E37" w:rsidR="006930BD" w:rsidRPr="006930BD" w:rsidRDefault="006930BD" w:rsidP="000E5282">
            <w:pPr>
              <w:rPr>
                <w:sz w:val="22"/>
                <w:szCs w:val="22"/>
              </w:rPr>
            </w:pPr>
            <w:r>
              <w:rPr>
                <w:sz w:val="22"/>
                <w:szCs w:val="22"/>
              </w:rPr>
              <w:t xml:space="preserve"> 3.75×10</w:t>
            </w:r>
            <w:r>
              <w:rPr>
                <w:rFonts w:ascii="Cambria Math" w:hAnsi="Cambria Math" w:cs="Cambria Math"/>
                <w:sz w:val="22"/>
                <w:szCs w:val="22"/>
              </w:rPr>
              <w:t>⁻</w:t>
            </w:r>
            <w:r>
              <w:rPr>
                <w:rFonts w:ascii="Aptos" w:hAnsi="Aptos" w:cs="Aptos"/>
                <w:sz w:val="22"/>
                <w:szCs w:val="22"/>
              </w:rPr>
              <w:t>⁴</w:t>
            </w:r>
          </w:p>
        </w:tc>
        <w:tc>
          <w:tcPr>
            <w:tcW w:w="1449" w:type="dxa"/>
          </w:tcPr>
          <w:p w14:paraId="17A18373" w14:textId="3EDF11DF" w:rsidR="006930BD" w:rsidRPr="006930BD" w:rsidRDefault="006930BD" w:rsidP="000E5282">
            <w:pPr>
              <w:rPr>
                <w:sz w:val="22"/>
                <w:szCs w:val="22"/>
              </w:rPr>
            </w:pPr>
            <w:r>
              <w:rPr>
                <w:sz w:val="22"/>
                <w:szCs w:val="22"/>
              </w:rPr>
              <w:t xml:space="preserve"> 1.421</w:t>
            </w:r>
          </w:p>
        </w:tc>
        <w:tc>
          <w:tcPr>
            <w:tcW w:w="2208" w:type="dxa"/>
          </w:tcPr>
          <w:p w14:paraId="2A3C7F49" w14:textId="329EC4D1" w:rsidR="006930BD" w:rsidRPr="006930BD" w:rsidRDefault="006930BD" w:rsidP="000E5282">
            <w:pPr>
              <w:rPr>
                <w:sz w:val="22"/>
                <w:szCs w:val="22"/>
              </w:rPr>
            </w:pPr>
            <w:r>
              <w:rPr>
                <w:sz w:val="22"/>
                <w:szCs w:val="22"/>
              </w:rPr>
              <w:t xml:space="preserve"> 0.691 / 0.682 / 0.671</w:t>
            </w:r>
          </w:p>
        </w:tc>
      </w:tr>
      <w:tr w:rsidR="006930BD" w:rsidRPr="006930BD" w14:paraId="23A33EBE" w14:textId="77777777" w:rsidTr="006930BD">
        <w:trPr>
          <w:jc w:val="center"/>
        </w:trPr>
        <w:tc>
          <w:tcPr>
            <w:tcW w:w="2689" w:type="dxa"/>
          </w:tcPr>
          <w:p w14:paraId="0DF3D373" w14:textId="77777777" w:rsidR="006930BD" w:rsidRPr="006930BD" w:rsidRDefault="006930BD" w:rsidP="000E5282">
            <w:pPr>
              <w:rPr>
                <w:sz w:val="22"/>
                <w:szCs w:val="22"/>
              </w:rPr>
            </w:pPr>
            <w:r>
              <w:rPr>
                <w:sz w:val="22"/>
                <w:szCs w:val="22"/>
              </w:rPr>
              <w:t xml:space="preserve"> interior probes (T9, T10) </w:t>
            </w:r>
          </w:p>
        </w:tc>
        <w:tc>
          <w:tcPr>
            <w:tcW w:w="1627" w:type="dxa"/>
          </w:tcPr>
          <w:p w14:paraId="5E03AD08" w14:textId="36E2F72F" w:rsidR="006930BD" w:rsidRPr="006930BD" w:rsidRDefault="006930BD" w:rsidP="000E5282">
            <w:pPr>
              <w:rPr>
                <w:sz w:val="22"/>
                <w:szCs w:val="22"/>
              </w:rPr>
            </w:pPr>
            <w:r>
              <w:rPr>
                <w:sz w:val="22"/>
                <w:szCs w:val="22"/>
              </w:rPr>
              <w:t xml:space="preserve"> 0.648 – 0.826 </w:t>
            </w:r>
          </w:p>
        </w:tc>
        <w:tc>
          <w:tcPr>
            <w:tcW w:w="1457" w:type="dxa"/>
          </w:tcPr>
          <w:p w14:paraId="4E11E5F8" w14:textId="52DFB312" w:rsidR="006930BD" w:rsidRPr="006930BD" w:rsidRDefault="006930BD" w:rsidP="000E5282">
            <w:pPr>
              <w:rPr>
                <w:sz w:val="22"/>
                <w:szCs w:val="22"/>
              </w:rPr>
            </w:pPr>
            <w:r>
              <w:rPr>
                <w:sz w:val="22"/>
                <w:szCs w:val="22"/>
              </w:rPr>
              <w:t xml:space="preserve"> 4.56×10</w:t>
            </w:r>
            <w:r>
              <w:rPr>
                <w:rFonts w:ascii="Cambria Math" w:hAnsi="Cambria Math" w:cs="Cambria Math"/>
                <w:sz w:val="22"/>
                <w:szCs w:val="22"/>
              </w:rPr>
              <w:t>⁻</w:t>
            </w:r>
            <w:r>
              <w:rPr>
                <w:rFonts w:ascii="Aptos" w:hAnsi="Aptos" w:cs="Aptos"/>
                <w:sz w:val="22"/>
                <w:szCs w:val="22"/>
              </w:rPr>
              <w:t>⁴</w:t>
            </w:r>
          </w:p>
        </w:tc>
        <w:tc>
          <w:tcPr>
            <w:tcW w:w="1449" w:type="dxa"/>
          </w:tcPr>
          <w:p w14:paraId="1FB041AC" w14:textId="07E7B84C" w:rsidR="006930BD" w:rsidRPr="006930BD" w:rsidRDefault="006930BD" w:rsidP="000E5282">
            <w:pPr>
              <w:rPr>
                <w:sz w:val="22"/>
                <w:szCs w:val="22"/>
              </w:rPr>
            </w:pPr>
            <w:r>
              <w:rPr>
                <w:sz w:val="22"/>
                <w:szCs w:val="22"/>
              </w:rPr>
              <w:t xml:space="preserve"> 1.394</w:t>
            </w:r>
          </w:p>
        </w:tc>
        <w:tc>
          <w:tcPr>
            <w:tcW w:w="2208" w:type="dxa"/>
          </w:tcPr>
          <w:p w14:paraId="47D43083" w14:textId="2229B9CC" w:rsidR="006930BD" w:rsidRPr="006930BD" w:rsidRDefault="006930BD" w:rsidP="000E5282">
            <w:pPr>
              <w:rPr>
                <w:sz w:val="22"/>
                <w:szCs w:val="22"/>
              </w:rPr>
            </w:pPr>
            <w:r>
              <w:rPr>
                <w:sz w:val="22"/>
                <w:szCs w:val="22"/>
              </w:rPr>
              <w:t xml:space="preserve"> 0.719 / 0.711 / 0.702</w:t>
            </w:r>
          </w:p>
        </w:tc>
      </w:tr>
      <w:tr w:rsidR="006930BD" w:rsidRPr="006930BD" w14:paraId="57E1C6D4" w14:textId="77777777" w:rsidTr="006930BD">
        <w:trPr>
          <w:jc w:val="center"/>
        </w:trPr>
        <w:tc>
          <w:tcPr>
            <w:tcW w:w="2689" w:type="dxa"/>
          </w:tcPr>
          <w:p w14:paraId="57B6E85C" w14:textId="0FE341F9" w:rsidR="006930BD" w:rsidRPr="006930BD" w:rsidRDefault="006930BD" w:rsidP="000E5282">
            <w:pPr>
              <w:rPr>
                <w:sz w:val="22"/>
                <w:szCs w:val="22"/>
              </w:rPr>
            </w:pPr>
            <w:r>
              <w:rPr>
                <w:sz w:val="22"/>
                <w:szCs w:val="22"/>
              </w:rPr>
              <w:t xml:space="preserve"> rear wall only (T11)</w:t>
            </w:r>
          </w:p>
        </w:tc>
        <w:tc>
          <w:tcPr>
            <w:tcW w:w="1627" w:type="dxa"/>
          </w:tcPr>
          <w:p w14:paraId="1EFCFDD8" w14:textId="2B801CBC" w:rsidR="006930BD" w:rsidRPr="006930BD" w:rsidRDefault="006930BD" w:rsidP="000E5282">
            <w:pPr>
              <w:rPr>
                <w:sz w:val="22"/>
                <w:szCs w:val="22"/>
              </w:rPr>
            </w:pPr>
            <w:r>
              <w:rPr>
                <w:sz w:val="22"/>
                <w:szCs w:val="22"/>
              </w:rPr>
              <w:t xml:space="preserve"> 0.771 – 0.823 </w:t>
            </w:r>
          </w:p>
        </w:tc>
        <w:tc>
          <w:tcPr>
            <w:tcW w:w="1457" w:type="dxa"/>
          </w:tcPr>
          <w:p w14:paraId="6AA31AF0" w14:textId="2DF1937A" w:rsidR="006930BD" w:rsidRPr="006930BD" w:rsidRDefault="006930BD" w:rsidP="000E5282">
            <w:pPr>
              <w:rPr>
                <w:sz w:val="22"/>
                <w:szCs w:val="22"/>
              </w:rPr>
            </w:pPr>
            <w:r>
              <w:rPr>
                <w:sz w:val="22"/>
                <w:szCs w:val="22"/>
              </w:rPr>
              <w:t xml:space="preserve"> 1.76×10</w:t>
            </w:r>
            <w:r>
              <w:rPr>
                <w:rFonts w:ascii="Cambria Math" w:hAnsi="Cambria Math" w:cs="Cambria Math"/>
                <w:sz w:val="22"/>
                <w:szCs w:val="22"/>
              </w:rPr>
              <w:t>⁻</w:t>
            </w:r>
            <w:r>
              <w:rPr>
                <w:rFonts w:ascii="Aptos" w:hAnsi="Aptos" w:cs="Aptos"/>
                <w:sz w:val="22"/>
                <w:szCs w:val="22"/>
              </w:rPr>
              <w:t>³</w:t>
            </w:r>
          </w:p>
        </w:tc>
        <w:tc>
          <w:tcPr>
            <w:tcW w:w="1449" w:type="dxa"/>
          </w:tcPr>
          <w:p w14:paraId="0E4D505E" w14:textId="48711CB0" w:rsidR="006930BD" w:rsidRPr="006930BD" w:rsidRDefault="006930BD" w:rsidP="000E5282">
            <w:pPr>
              <w:rPr>
                <w:sz w:val="22"/>
                <w:szCs w:val="22"/>
              </w:rPr>
            </w:pPr>
            <w:r>
              <w:rPr>
                <w:sz w:val="22"/>
                <w:szCs w:val="22"/>
              </w:rPr>
              <w:t xml:space="preserve"> 1.092</w:t>
            </w:r>
          </w:p>
        </w:tc>
        <w:tc>
          <w:tcPr>
            <w:tcW w:w="2208" w:type="dxa"/>
          </w:tcPr>
          <w:p w14:paraId="4710DE32" w14:textId="37030C32" w:rsidR="006930BD" w:rsidRPr="006930BD" w:rsidRDefault="006930BD" w:rsidP="000E5282">
            <w:pPr>
              <w:rPr>
                <w:sz w:val="22"/>
                <w:szCs w:val="22"/>
              </w:rPr>
            </w:pPr>
            <w:r>
              <w:rPr>
                <w:sz w:val="22"/>
                <w:szCs w:val="22"/>
              </w:rPr>
              <w:t xml:space="preserve"> 0.787 / 0.787 / 0.791</w:t>
            </w:r>
          </w:p>
        </w:tc>
      </w:tr>
    </w:tbl>
    <w:p w14:paraId="31E453E5" w14:textId="77777777" w:rsidR="00317DC1" w:rsidRDefault="00317DC1" w:rsidP="00317DC1"/>
    <w:p w14:paraId="1F734E5C" w14:textId="407313EE" w:rsidR="00317DC1" w:rsidRDefault="00623E96" w:rsidP="00317DC1">
      <w:r>
        <w:fldChar w:fldCharType="begin"/>
      </w:r>
      <w:r>
        <w:instrText xml:space="preserve"> REF _Ref242578447 \h </w:instrText>
      </w:r>
      <w:r>
        <w:fldChar w:fldCharType="separate"/>
      </w:r>
      <w:r>
        <w:rPr>
          <w:b/>
          <w:bCs/>
        </w:rPr>
        <w:t xml:space="preserve">Table </w:t>
      </w:r>
      <w:r>
        <w:rPr>
          <w:b/>
          <w:bCs/>
          <w:noProof/>
        </w:rPr>
        <w:t>5</w:t>
      </w:r>
      <w:r>
        <w:fldChar w:fldCharType="end"/>
      </w:r>
      <w:r>
        <w:t xml:space="preserve"> shows that the prefactor spans a factor of 29.7, the exponent 1.09 to 1.85, and the inversion threshold 0.57 to 0.79, </w:t>
      </w:r>
      <w:del w:id="90518" w:author="Claude" w:date="2026-10-23T08:00:00Z">
        <w:r>
          <w:delText xml:space="preserve">with each row being</w:delText>
        </w:r>
      </w:del>
      <w:ins w:id="90519" w:author="Claude" w:date="2026-10-23T08:00:00Z">
        <w:r>
          <w:rPr>
            <w:highlight w:val="yellow"/>
          </w:rPr>
          <w:t xml:space="preserve">each row corresponding to</w:t>
        </w:r>
      </w:ins>
      <w:r>
        <w:t xml:space="preserve"> a plausible </w:t>
      </w:r>
      <w:del w:id="90520" w:author="Claude" w:date="2026-10-23T08:00:00Z">
        <w:r>
          <w:delText xml:space="preserve">selection of probe(s) and yielding practically</w:delText>
        </w:r>
      </w:del>
      <w:ins w:id="90521" w:author="Claude" w:date="2026-10-23T08:00:00Z">
        <w:r>
          <w:rPr>
            <w:highlight w:val="yellow"/>
          </w:rPr>
          <w:t xml:space="preserve">probe selection and, in effect, to</w:t>
        </w:r>
      </w:ins>
      <w:r>
        <w:t xml:space="preserve"> a different receiver. Interior and wall probes at the same depth differ by 21–55 K at 107 mm and 21–</w:t>
      </w:r>
      <w:r>
        <w:t xml:space="preserve">27 K at 58 mm. </w:t>
      </w:r>
      <w:del w:id="90522" w:author="Claude" w:date="2026-10-23T08:00:00Z">
        <w:r>
          <w:delText xml:space="preserve">Although documented channel-side</w:delText>
        </w:r>
      </w:del>
      <w:ins w:id="90523" w:author="Claude" w:date="2026-10-23T08:00:00Z">
        <w:r>
          <w:rPr>
            <w:highlight w:val="yellow"/>
          </w:rPr>
          <w:t xml:space="preserve">Probe effects of this kind are documented at channel scale</w:t>
        </w:r>
      </w:ins>
      <w:r>
        <w:t xml:space="preserve"> {Cornejo, 2020 #6985;Hayes, 2021 #6991},</w:t>
      </w:r>
      <w:ins w:id="90524" w:author="Claude" w:date="2026-10-23T08:00:00Z">
        <w:r>
          <w:rPr>
            <w:highlight w:val="yellow"/>
          </w:rPr>
          <w:t xml:space="preserve"> where they amount to tens of percent;</w:t>
        </w:r>
      </w:ins>
      <w:r>
        <w:t xml:space="preserve"> at assembly scale the </w:t>
      </w:r>
      <w:del w:id="90525" w:author="Claude" w:date="2026-10-23T08:00:00Z">
        <w:r>
          <w:delText xml:space="preserve">effect is</w:delText>
        </w:r>
      </w:del>
      <w:ins w:id="90526" w:author="Claude" w:date="2026-10-23T08:00:00Z">
        <w:r>
          <w:rPr>
            <w:highlight w:val="yellow"/>
          </w:rPr>
          <w:t xml:space="preserve">prefactor changes by</w:t>
        </w:r>
      </w:ins>
      <w:r>
        <w:t xml:space="preserve"> a factor of </w:t>
      </w:r>
      <w:del w:id="90527" w:author="Claude" w:date="2026-10-23T08:00:00Z">
        <w:r>
          <w:delText xml:space="preserve">twenty-nine, not tens of percent</w:delText>
        </w:r>
      </w:del>
      <w:ins w:id="90528" w:author="Claude" w:date="2026-10-23T08:00:00Z">
        <w:r>
          <w:rPr>
            <w:highlight w:val="yellow"/>
          </w:rPr>
          <w:t xml:space="preserve">29.7</w:t>
        </w:r>
      </w:ins>
      <w:r>
        <w:t xml:space="preserve">. Transient identification is also under-determined: the same eighteen transients yield </w:t>
      </w:r>
      <m:oMath>
        <m:sSub>
          <m:sSubPr>
            <m:ctrlPr>
              <w:rPr>
                <w:rFonts w:ascii="Cambria Math" w:hAnsi="Cambria Math"/>
              </w:rPr>
            </m:ctrlPr>
          </m:sSubPr>
          <m:e>
            <m:r>
              <w:rPr>
                <w:rFonts w:ascii="Cambria Math" w:hAnsi="Cambria Math"/>
              </w:rPr>
              <m:t>C</m:t>
            </m:r>
          </m:e>
          <m:sub>
            <m:r>
              <w:rPr>
                <w:rFonts w:ascii="Cambria Math" w:hAnsi="Cambria Math"/>
              </w:rPr>
              <m:t>eff</m:t>
            </m:r>
          </m:sub>
        </m:sSub>
      </m:oMath>
      <w:r>
        <w:t xml:space="preserve"> of 122, 269, 275 or 281 J K</w:t>
      </w:r>
      <w:r>
        <w:rPr>
          <w:rFonts w:ascii="Cambria Math" w:hAnsi="Cambria Math" w:cs="Cambria Math"/>
        </w:rPr>
        <w:t>⁻</w:t>
      </w:r>
      <w:r>
        <w:rPr>
          <w:rFonts w:ascii="Aptos" w:hAnsi="Aptos" w:cs="Aptos"/>
        </w:rPr>
        <w:t>¹</w:t>
      </w:r>
      <w:r>
        <w:t xml:space="preserve"> depending on probe subset and window, </w:t>
      </w:r>
      <w:del w:id="90529" w:author="Claude" w:date="2026-10-23T08:00:00Z">
        <w:r>
          <w:delText xml:space="preserve">which alone spans</w:delText>
        </w:r>
      </w:del>
      <w:ins w:id="90530" w:author="Claude" w:date="2026-10-23T08:00:00Z">
        <w:r>
          <w:rPr>
            <w:highlight w:val="yellow"/>
          </w:rPr>
          <w:t xml:space="preserve">the window alone spanning</w:t>
        </w:r>
      </w:ins>
      <w:r>
        <w:t xml:space="preserve"> 200</w:t>
      </w:r>
      <w:r>
        <w:rPr>
          <w:rFonts w:ascii="Aptos" w:hAnsi="Aptos" w:cs="Aptos"/>
        </w:rPr>
        <w:t>–</w:t>
      </w:r>
      <w:r>
        <w:t>295 J K</w:t>
      </w:r>
      <w:r>
        <w:rPr>
          <w:rFonts w:ascii="Cambria Math" w:hAnsi="Cambria Math" w:cs="Cambria Math"/>
        </w:rPr>
        <w:t>⁻</w:t>
      </w:r>
      <w:r>
        <w:rPr>
          <w:rFonts w:ascii="Aptos" w:hAnsi="Aptos" w:cs="Aptos"/>
        </w:rPr>
        <w:t>¹</w:t>
      </w:r>
      <w:r>
        <w:t xml:space="preserve"> </w:t>
      </w:r>
      <w:del w:id="90531" w:author="Claude" w:date="2026-10-23T08:00:00Z">
        <w:r>
          <w:delText xml:space="preserve">as the fit improves with degradation</w:delText>
        </w:r>
      </w:del>
      <w:ins w:id="90532" w:author="Claude" w:date="2026-10-23T08:00:00Z">
        <w:r>
          <w:rPr>
            <w:highlight w:val="yellow"/>
          </w:rPr>
          <w:t xml:space="preserve">while r² improves</w:t>
        </w:r>
      </w:ins>
      <w:r>
        <w:t xml:space="preserve"> (</w:t>
      </w:r>
      <w:r>
        <w:fldChar w:fldCharType="begin"/>
      </w:r>
      <w:r>
        <w:instrText xml:space="preserve"> REF _Ref242578143 \h </w:instrText>
      </w:r>
      <w:r>
        <w:fldChar w:fldCharType="separate"/>
      </w:r>
      <w:r>
        <w:rPr>
          <w:b/>
          <w:bCs/>
        </w:rPr>
        <w:t xml:space="preserve">Figure </w:t>
      </w:r>
      <w:r>
        <w:rPr>
          <w:b/>
          <w:bCs/>
          <w:noProof/>
        </w:rPr>
        <w:t>7</w:t>
      </w:r>
      <w:r>
        <w:fldChar w:fldCharType="end"/>
      </w:r>
      <w:r>
        <w:t xml:space="preserve">b)</w:t>
      </w:r>
      <w:del w:id="90533" w:author="Claude" w:date="2026-10-23T08:00:00Z">
        <w:r>
          <w:delText xml:space="preserve"> </w:delText>
        </w:r>
      </w:del>
      <w:del w:id="90534" w:author="Claude" w:date="2026-10-23T08:00:00Z">
        <w:r>
          <w:rPr>
            <w:rFonts w:ascii="Aptos" w:hAnsi="Aptos" w:cs="Aptos"/>
          </w:rPr>
          <w:delText xml:space="preserve">—</w:delText>
        </w:r>
      </w:del>
      <w:ins w:id="90535" w:author="Claude" w:date="2026-10-23T08:00:00Z">
        <w:r>
          <w:rPr>
            <w:highlight w:val="yellow"/>
          </w:rPr>
          <w:t xml:space="preserve">. The overall range is</w:t>
        </w:r>
      </w:ins>
      <w:r>
        <w:t xml:space="preserve"> a factor of 2.3</w:t>
      </w:r>
      <w:del w:id="90536" w:author="Claude" w:date="2026-10-23T08:00:00Z">
        <w:r>
          <w:delText xml:space="preserve"> that measures the width of the identifiability basin</w:delText>
        </w:r>
      </w:del>
      <w:r>
        <w:t xml:space="preserve">.</w:t>
      </w:r>
    </w:p>
    <w:p w14:paraId="2591F4EB" w14:textId="77777777" w:rsidR="00317DC1" w:rsidRDefault="00317DC1" w:rsidP="00317DC1"/>
    <w:p w14:paraId="6B6D9883" w14:textId="28F51975" w:rsidR="00317DC1" w:rsidRDefault="00317DC1" w:rsidP="00317DC1">
      <w:del w:id="90537" w:author="Claude" w:date="2026-10-23T08:00:00Z">
        <w:r>
          <w:delText xml:space="preserve">Therefore, a</w:delText>
        </w:r>
      </w:del>
      <w:ins w:id="90538" w:author="Claude" w:date="2026-10-23T08:00:00Z">
        <w:r>
          <w:rPr>
            <w:highlight w:val="yellow"/>
          </w:rPr>
          <w:t xml:space="preserve">A</w:t>
        </w:r>
      </w:ins>
      <w:r>
        <w:t xml:space="preserve"> model's agreement with such a dataset is </w:t>
      </w:r>
      <w:ins w:id="90539" w:author="Claude" w:date="2026-10-23T08:00:00Z">
        <w:r>
          <w:rPr>
            <w:highlight w:val="yellow"/>
          </w:rPr>
          <w:t xml:space="preserve">therefore </w:t>
        </w:r>
      </w:ins>
      <w:r>
        <w:t xml:space="preserve">not evidence of correct internal physics</w:t>
      </w:r>
      <w:del w:id="90540" w:author="Claude" w:date="2026-10-23T08:00:00Z">
        <w:r>
          <w:delText xml:space="preserve">, and so not a successful validation</w:delText>
        </w:r>
      </w:del>
      <w:r>
        <w:t xml:space="preserve">, because the identified coefficient reflects sensor placement and will not transfer to a different geometry, scale or operating envelope. This </w:t>
      </w:r>
      <w:del w:id="90541" w:author="Claude" w:date="2026-10-23T08:00:00Z">
        <w:r>
          <w:delText xml:space="preserve">offers a potential explanation for</w:delText>
        </w:r>
      </w:del>
      <w:ins w:id="90542" w:author="Claude" w:date="2026-10-23T08:00:00Z">
        <w:r>
          <w:rPr>
            <w:highlight w:val="yellow"/>
          </w:rPr>
          <w:t xml:space="preserve">may explain</w:t>
        </w:r>
      </w:ins>
      <w:r>
        <w:t xml:space="preserve"> the literature </w:t>
      </w:r>
      <w:del w:id="90543" w:author="Claude" w:date="2026-10-23T08:00:00Z">
        <w:r>
          <w:delText xml:space="preserve">observation</w:delText>
        </w:r>
      </w:del>
      <w:ins w:id="90544" w:author="Claude" w:date="2026-10-23T08:00:00Z">
        <w:r>
          <w:rPr>
            <w:highlight w:val="yellow"/>
          </w:rPr>
          <w:t xml:space="preserve">observations</w:t>
        </w:r>
      </w:ins>
      <w:r>
        <w:t xml:space="preserve"> that most tested volumetric absorbers underperformed predictions {Ávila-Marín, 2011 #6980;Avila-Marin, 2019 #6981},</w:t>
      </w:r>
      <w:ins w:id="90545" w:author="Claude" w:date="2026-10-23T08:00:00Z">
        <w:r>
          <w:rPr>
            <w:highlight w:val="yellow"/>
          </w:rPr>
          <w:t xml:space="preserve"> that</w:t>
        </w:r>
      </w:ins>
      <w:r>
        <w:t xml:space="preserve"> four models cluster within 25 K of each other and 80–100 K from experiment, </w:t>
      </w:r>
      <w:ins w:id="90546" w:author="Claude" w:date="2026-10-23T08:00:00Z">
        <w:r>
          <w:rPr>
            <w:highlight w:val="yellow"/>
          </w:rPr>
          <w:t xml:space="preserve">with </w:t>
        </w:r>
      </w:ins>
      <w:r>
        <w:t xml:space="preserve">mean-air-temperature measurement named</w:t>
      </w:r>
      <w:ins w:id="90547" w:author="Claude" w:date="2026-10-23T08:00:00Z">
        <w:r>
          <w:rPr>
            <w:highlight w:val="yellow"/>
          </w:rPr>
          <w:t xml:space="preserve"> as</w:t>
        </w:r>
      </w:ins>
      <w:r>
        <w:t xml:space="preserve"> a principal suspect {Capuano, 2016 #6984}, and</w:t>
      </w:r>
      <w:ins w:id="90548" w:author="Claude" w:date="2026-10-23T08:00:00Z">
        <w:r>
          <w:rPr>
            <w:highlight w:val="yellow"/>
          </w:rPr>
          <w:t xml:space="preserve"> that</w:t>
        </w:r>
      </w:ins>
      <w:r>
        <w:t xml:space="preserve"> the equilibrium model is optimistic by over twenty efficiency points {Kribus, 2014 #4947}.</w:t>
      </w:r>
      <w:del w:id="90549" w:author="Claude" w:date="2026-10-23T08:00:00Z">
        <w:r>
          <w:delText xml:space="preserve"> If the target does not constrain the internal field, models can be well fitted yet structurally and physically wrong.</w:delText>
        </w:r>
      </w:del>
    </w:p>
    <w:p w14:paraId="6680BBD2" w14:textId="77777777" w:rsidR="00317DC1" w:rsidRDefault="00317DC1" w:rsidP="00317DC1"/>
    <w:p w14:paraId="73B24638" w14:textId="2A1C597A" w:rsidR="00317DC1" w:rsidRDefault="00317DC1" w:rsidP="00317DC1">
      <w:commentRangeStart w:id="2"/>
      <w:r>
        <w:t xml:space="preserve">Other studies </w:t>
      </w:r>
      <w:del w:id="90550" w:author="Claude" w:date="2026-10-23T08:00:00Z">
        <w:r>
          <w:delText xml:space="preserve">have hinted the same</w:delText>
        </w:r>
      </w:del>
      <w:ins w:id="90551" w:author="Claude" w:date="2026-10-23T08:00:00Z">
        <w:r>
          <w:rPr>
            <w:highlight w:val="yellow"/>
          </w:rPr>
          <w:t xml:space="preserve">point in the same direction</w:t>
        </w:r>
      </w:ins>
      <w:r>
        <w:t xml:space="preserve">. {Iding, 2024 #7012@@author-year} reproduce the front temperature of the 1080-cup Jülich receiver to 6.78 K RMS and the behind-cup air temperature to 7.51 K, on a two-quantity dataset (single gas and solid temperatures). </w:t>
      </w:r>
      <w:del w:id="90552" w:author="Claude" w:date="2026-10-23T08:00:00Z">
        <w:r>
          <w:delText xml:space="preserve">However, they report</w:delText>
        </w:r>
      </w:del>
      <w:ins w:id="90553" w:author="Claude" w:date="2026-10-23T08:00:00Z">
        <w:r>
          <w:rPr>
            <w:highlight w:val="yellow"/>
          </w:rPr>
          <w:t xml:space="preserve">They report, however,</w:t>
        </w:r>
      </w:ins>
      <w:r>
        <w:t xml:space="preserve"> that this per-cup performance does not carry to the array of receivers: the field resolves the irradiated surface to a few kelvin, but not the depth direction in which the identified coefficients are defined. Conversely, {Song, 2026 #7028@@author-year} resolve the interfacial coefficient in porous media at low Reynolds number by measuring solid and gas temperatures simultaneously at each of a series of axial stations and solving the discretized gas energy equation directly. They note that this inversion approach is ill-posed. </w:t>
      </w:r>
      <w:del w:id="90554" w:author="Claude" w:date="2026-10-23T08:00:00Z">
        <w:r>
          <w:delText xml:space="preserve">Their term for co-located temperatures is data integrity, and</w:delText>
        </w:r>
      </w:del>
      <w:ins w:id="90555" w:author="Claude" w:date="2026-10-23T08:00:00Z">
        <w:r>
          <w:rPr>
            <w:highlight w:val="yellow"/>
          </w:rPr>
          <w:t xml:space="preserve">They describe co-located gas and solid temperatures as a requirement for data integrity;</w:t>
        </w:r>
      </w:ins>
      <w:r>
        <w:t xml:space="preserve"> the present results quantify the error </w:t>
      </w:r>
      <w:del w:id="90556" w:author="Claude" w:date="2026-10-23T08:00:00Z">
        <w:r>
          <w:delText xml:space="preserve">from choosing</w:delText>
        </w:r>
      </w:del>
      <w:ins w:id="90557" w:author="Claude" w:date="2026-10-23T08:00:00Z">
        <w:r>
          <w:rPr>
            <w:highlight w:val="yellow"/>
          </w:rPr>
          <w:t xml:space="preserve">incurred when</w:t>
        </w:r>
      </w:ins>
      <w:r>
        <w:t xml:space="preserve"> the solid reference </w:t>
      </w:r>
      <w:ins w:id="90558" w:author="Claude" w:date="2026-10-23T08:00:00Z">
        <w:r>
          <w:rPr>
            <w:highlight w:val="yellow"/>
          </w:rPr>
          <w:t xml:space="preserve">is chosen </w:t>
        </w:r>
      </w:ins>
      <w:r>
        <w:t xml:space="preserve">instead.</w:t>
      </w:r>
      <w:commentRangeEnd w:id="2"/>
      <w:r>
        <w:commentReference w:id="2"/>
      </w:r>
    </w:p>
    <w:p w14:paraId="193CD7DE" w14:textId="77777777" w:rsidR="00317DC1" w:rsidRDefault="00317DC1" w:rsidP="00317DC1"/>
    <w:p w14:paraId="4E322D80" w14:textId="49D86D32" w:rsidR="00317DC1" w:rsidRDefault="00317DC1" w:rsidP="00317DC1">
      <w:del w:id="90559" w:author="Claude" w:date="2026-10-23T08:00:00Z">
        <w:r>
          <w:delText xml:space="preserve">Based on our findings and other studies, we</w:delText>
        </w:r>
      </w:del>
      <w:ins w:id="90560" w:author="Claude" w:date="2026-10-23T08:00:00Z">
        <w:r>
          <w:rPr>
            <w:highlight w:val="yellow"/>
          </w:rPr>
          <w:t xml:space="preserve">We therefore</w:t>
        </w:r>
      </w:ins>
      <w:r>
        <w:t xml:space="preserve"> recommend that </w:t>
      </w:r>
      <w:del w:id="90561" w:author="Claude" w:date="2026-10-23T08:00:00Z">
        <w:r>
          <w:delText xml:space="preserve">reported receiver-model validations incorporate</w:delText>
        </w:r>
      </w:del>
      <w:ins w:id="90562" w:author="Claude" w:date="2026-10-23T08:00:00Z">
        <w:r>
          <w:rPr>
            <w:highlight w:val="yellow"/>
          </w:rPr>
          <w:t xml:space="preserve">receiver-model validations use</w:t>
        </w:r>
      </w:ins>
      <w:r>
        <w:t xml:space="preserve"> multiple gas and solid temperature transients at various depths</w:t>
      </w:r>
      <w:del w:id="90563" w:author="Claude" w:date="2026-10-23T08:00:00Z">
        <w:r>
          <w:delText xml:space="preserve">, and</w:delText>
        </w:r>
      </w:del>
      <w:ins w:id="90564" w:author="Claude" w:date="2026-10-23T08:00:00Z">
        <w:r>
          <w:rPr>
            <w:highlight w:val="yellow"/>
          </w:rPr>
          <w:t xml:space="preserve"> and, where a subset must be used,</w:t>
        </w:r>
      </w:ins>
      <w:r>
        <w:t xml:space="preserve"> state explicitly which solid temperature defines the reference</w:t>
      </w:r>
      <w:del w:id="90565" w:author="Claude" w:date="2026-10-23T08:00:00Z">
        <w:r>
          <w:delText xml:space="preserve"> if necessary to utilize a subset. However, there are two cases to consider regarding</w:delText>
        </w:r>
      </w:del>
      <w:ins w:id="90566" w:author="Claude" w:date="2026-10-23T08:00:00Z">
        <w:r>
          <w:rPr>
            <w:highlight w:val="yellow"/>
          </w:rPr>
          <w:t xml:space="preserve">. The sensitivity of</w:t>
        </w:r>
      </w:ins>
      <w:r>
        <w:t xml:space="preserve"> the identified </w:t>
      </w:r>
      <w:del w:id="90567" w:author="Claude" w:date="2026-10-23T08:00:00Z">
        <w:r>
          <w:delText xml:space="preserve">coefficient's sensitivity</w:delText>
        </w:r>
      </w:del>
      <w:ins w:id="90568" w:author="Claude" w:date="2026-10-23T08:00:00Z">
        <w:r>
          <w:rPr>
            <w:highlight w:val="yellow"/>
          </w:rPr>
          <w:t xml:space="preserve">coefficients</w:t>
        </w:r>
      </w:ins>
      <w:r>
        <w:t xml:space="preserve"> to that choice</w:t>
      </w:r>
      <w:del w:id="90569" w:author="Claude" w:date="2026-10-23T08:00:00Z">
        <w:r>
          <w:delText xml:space="preserve">. If</w:delText>
        </w:r>
      </w:del>
      <w:ins w:id="90570" w:author="Claude" w:date="2026-10-23T08:00:00Z">
        <w:r>
          <w:rPr>
            <w:highlight w:val="yellow"/>
          </w:rPr>
          <w:t xml:space="preserve"> should be reported where</w:t>
        </w:r>
      </w:ins>
      <w:r>
        <w:t xml:space="preserve"> the instrumentation permits, </w:t>
      </w:r>
      <w:del w:id="90571" w:author="Claude" w:date="2026-10-23T08:00:00Z">
        <w:r>
          <w:delText xml:space="preserve">that sensitivity should be reported as is, alternatively, it should be reported as conditional. Noteworthy, this</w:delText>
        </w:r>
      </w:del>
      <w:ins w:id="90572" w:author="Claude" w:date="2026-10-23T08:00:00Z">
        <w:r>
          <w:rPr>
            <w:highlight w:val="yellow"/>
          </w:rPr>
          <w:t xml:space="preserve">and the coefficients otherwise declared conditional on it. This</w:t>
        </w:r>
      </w:ins>
      <w:r>
        <w:t xml:space="preserve"> is not an argument against reduced-order models</w:t>
      </w:r>
      <w:del w:id="90573" w:author="Claude" w:date="2026-10-23T08:00:00Z">
        <w:r>
          <w:delText xml:space="preserve"> but</w:delText>
        </w:r>
      </w:del>
      <w:ins w:id="90574" w:author="Claude" w:date="2026-10-23T08:00:00Z">
        <w:r>
          <w:rPr>
            <w:highlight w:val="yellow"/>
          </w:rPr>
          <w:t xml:space="preserve">, only a statement</w:t>
        </w:r>
      </w:ins>
      <w:r>
        <w:t xml:space="preserve"> that the standard validation dataset cannot discriminate among them.</w:t>
      </w:r>
    </w:p>
    <w:p w14:paraId="760856C5" w14:textId="77777777" w:rsidR="00317DC1" w:rsidRDefault="00317DC1" w:rsidP="00317DC1"/>
    <w:p w14:paraId="38F5CA83" w14:textId="11AC3C59" w:rsidR="00317DC1" w:rsidRDefault="00317DC1" w:rsidP="006930BD">
      <w:pPr>
        <w:pStyle w:val="Heading2"/>
      </w:pPr>
      <w:del w:id="90575" w:author="Claude" w:date="2026-10-23T08:00:00Z">
        <w:r>
          <w:delText xml:space="preserve">Against uniform-temperature or</w:delText>
        </w:r>
      </w:del>
      <w:ins w:id="90576" w:author="Claude" w:date="2026-10-23T08:00:00Z">
        <w:r>
          <w:rPr>
            <w:highlight w:val="yellow"/>
          </w:rPr>
          <w:t xml:space="preserve">Limits of uniform-temperature and</w:t>
        </w:r>
      </w:ins>
      <w:r>
        <w:t xml:space="preserve"> uniform-flux heat transfer coefficients in </w:t>
      </w:r>
      <w:del w:id="90577" w:author="Claude" w:date="2026-10-23T08:00:00Z">
        <w:r>
          <w:delText xml:space="preserve">reduced order</w:delText>
        </w:r>
      </w:del>
      <w:ins w:id="90578" w:author="Claude" w:date="2026-10-23T08:00:00Z">
        <w:r>
          <w:rPr>
            <w:highlight w:val="yellow"/>
          </w:rPr>
          <w:t xml:space="preserve">reduced-order</w:t>
        </w:r>
      </w:ins>
      <w:r>
        <w:t xml:space="preserve"> receiver models</w:t>
      </w:r>
    </w:p>
    <w:p w14:paraId="4866E2AC" w14:textId="77777777" w:rsidR="00317DC1" w:rsidRDefault="00317DC1" w:rsidP="00317DC1"/>
    <w:p w14:paraId="2E12CD95" w14:textId="7F7297A4" w:rsidR="00317DC1" w:rsidRDefault="00317DC1" w:rsidP="00317DC1">
      <w:r>
        <w:t xml:space="preserve">In </w:t>
      </w:r>
      <w:del w:id="90579" w:author="Claude" w:date="2026-10-23T08:00:00Z">
        <w:r>
          <w:delText xml:space="preserve">all reviewed cases</w:delText>
        </w:r>
      </w:del>
      <w:ins w:id="90580" w:author="Claude" w:date="2026-10-23T08:00:00Z">
        <w:r>
          <w:rPr>
            <w:highlight w:val="yellow"/>
          </w:rPr>
          <w:t xml:space="preserve">the reviewed studies</w:t>
        </w:r>
      </w:ins>
      <w:r>
        <w:t xml:space="preserve">, zero- and one-dimensional receiver models close the gas–solid coupling with a coefficient from a correlation derived for a duct with uniform wall temperature or uniform wall flux: a Churchill cross-flow correlation in the inlet region {Capuano, 2016 #6984}, volumetric forms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lv</m:t>
            </m:r>
          </m:sub>
        </m:sSub>
        <m:r>
          <w:rPr>
            <w:rFonts w:ascii="Cambria Math" w:hAnsi="Cambria Math"/>
          </w:rPr>
          <m:t>=aR</m:t>
        </m:r>
        <m:sSup>
          <m:sSupPr>
            <m:ctrlPr>
              <w:rPr>
                <w:rFonts w:ascii="Cambria Math" w:hAnsi="Cambria Math"/>
              </w:rPr>
            </m:ctrlPr>
          </m:sSupPr>
          <m:e>
            <m:r>
              <w:rPr>
                <w:rFonts w:ascii="Cambria Math" w:hAnsi="Cambria Math"/>
              </w:rPr>
              <m:t>e</m:t>
            </m:r>
          </m:e>
          <m:sup>
            <m:r>
              <w:rPr>
                <w:rFonts w:ascii="Cambria Math" w:hAnsi="Cambria Math"/>
              </w:rPr>
              <m:t>b</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c</m:t>
            </m:r>
          </m:sup>
        </m:sSup>
      </m:oMath>
      <w:r>
        <w:t xml:space="preserve"> {Avila-Marin, 2019 #5189}, the Fu and Kuwahara forms {Moro Filho, 2020 #6989}, or Graetz-problem Nusselt and Sherwood numbers at constant wall temperature {Schlereth, 2014 </w:t>
      </w:r>
      <w:r>
        <w:t xml:space="preserve">#7000}. </w:t>
      </w:r>
      <w:del w:id="90581" w:author="Claude" w:date="2026-10-23T08:00:00Z">
        <w:r>
          <w:delText xml:space="preserve">That closure is inadmissible and eventually every such model</w:delText>
        </w:r>
      </w:del>
      <w:ins w:id="90582" w:author="Claude" w:date="2026-10-23T08:00:00Z">
        <w:r>
          <w:rPr>
            <w:highlight w:val="yellow"/>
          </w:rPr>
          <w:t xml:space="preserve">Every such model ultimately</w:t>
        </w:r>
      </w:ins>
      <w:r>
        <w:t xml:space="preserve"> reduces to the single-stream form:</w:t>
      </w:r>
    </w:p>
    <w:p w14:paraId="22659297" w14:textId="77777777" w:rsidR="00317DC1" w:rsidRDefault="00317DC1" w:rsidP="00317DC1"/>
    <w:p w14:paraId="2DB56CF2" w14:textId="5A970BA8" w:rsidR="00317DC1" w:rsidRDefault="00000000" w:rsidP="00317DC1">
      <m:oMathPara>
        <m:oMath>
          <m:acc>
            <m:accPr>
              <m:chr m:val="̇"/>
              <m:ctrlPr>
                <w:rPr>
                  <w:rFonts w:ascii="Cambria Math" w:hAnsi="Cambria Math"/>
                </w:rPr>
              </m:ctrlPr>
            </m:accPr>
            <m:e>
              <m:r>
                <w:rPr>
                  <w:rFonts w:ascii="Cambria Math" w:hAnsi="Cambria Math"/>
                </w:rPr>
                <m:t>m</m:t>
              </m:r>
            </m:e>
          </m:acc>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T</m:t>
                  </m:r>
                </m:e>
                <m:sub>
                  <m:r>
                    <w:rPr>
                      <w:rFonts w:ascii="Cambria Math" w:hAnsi="Cambria Math"/>
                    </w:rPr>
                    <m:t>g</m:t>
                  </m:r>
                </m:sub>
              </m:sSub>
            </m:num>
            <m:den>
              <m:r>
                <w:rPr>
                  <w:rFonts w:ascii="Cambria Math" w:hAnsi="Cambria Math"/>
                </w:rPr>
                <m:t>dz</m:t>
              </m:r>
            </m:den>
          </m:f>
          <m:r>
            <w:rPr>
              <w:rFonts w:ascii="Cambria Math" w:hAnsi="Cambria Math"/>
            </w:rPr>
            <m:t>=h</m:t>
          </m:r>
          <m:d>
            <m:dPr>
              <m:ctrlPr>
                <w:rPr>
                  <w:rFonts w:ascii="Cambria Math" w:hAnsi="Cambria Math"/>
                </w:rPr>
              </m:ctrlPr>
            </m:dPr>
            <m:e>
              <m:r>
                <w:rPr>
                  <w:rFonts w:ascii="Cambria Math" w:hAnsi="Cambria Math"/>
                </w:rPr>
                <m:t>z</m:t>
              </m:r>
            </m:e>
          </m:d>
          <m:r>
            <w:rPr>
              <w:rFonts w:ascii="Cambria Math" w:hAnsi="Cambria Math"/>
            </w:rPr>
            <m:t> P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m:t>
                  </m:r>
                </m:sub>
              </m:sSub>
              <m:d>
                <m:dPr>
                  <m:ctrlPr>
                    <w:rPr>
                      <w:rFonts w:ascii="Cambria Math" w:hAnsi="Cambria Math"/>
                    </w:rPr>
                  </m:ctrlPr>
                </m:dPr>
                <m:e>
                  <m:r>
                    <w:rPr>
                      <w:rFonts w:ascii="Cambria Math" w:hAnsi="Cambria Math"/>
                    </w:rPr>
                    <m:t>z</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d>
                <m:dPr>
                  <m:ctrlPr>
                    <w:rPr>
                      <w:rFonts w:ascii="Cambria Math" w:hAnsi="Cambria Math"/>
                    </w:rPr>
                  </m:ctrlPr>
                </m:dPr>
                <m:e>
                  <m:r>
                    <w:rPr>
                      <w:rFonts w:ascii="Cambria Math" w:hAnsi="Cambria Math"/>
                    </w:rPr>
                    <m:t>z</m:t>
                  </m:r>
                </m:e>
              </m:d>
            </m:e>
          </m:d>
          <m:r>
            <w:rPr>
              <w:rFonts w:ascii="Cambria Math" w:hAnsi="Cambria Math"/>
            </w:rPr>
            <m:t>,</m:t>
          </m:r>
        </m:oMath>
      </m:oMathPara>
    </w:p>
    <w:p w14:paraId="24213B56" w14:textId="77777777" w:rsidR="00317DC1" w:rsidRDefault="00317DC1" w:rsidP="00317DC1"/>
    <w:p w14:paraId="29EE074B" w14:textId="229D2A66" w:rsidR="00317DC1" w:rsidRDefault="00317DC1" w:rsidP="00317DC1">
      <w:r>
        <w:t xml:space="preserve">Section 4.2 establishes the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-1</m:t>
            </m:r>
          </m:sup>
        </m:sSup>
      </m:oMath>
      <w:r>
        <w:t xml:space="preserve"> requirement for a fixed conductance</w:t>
      </w:r>
      <w:del w:id="90583" w:author="Claude" w:date="2026-10-23T08:00:00Z">
        <w:r>
          <w:delText xml:space="preserve">,</w:delText>
        </w:r>
      </w:del>
      <w:ins w:id="90584" w:author="Claude" w:date="2026-10-23T08:00:00Z">
        <w:r>
          <w:rPr>
            <w:highlight w:val="yellow"/>
          </w:rPr>
          <w:t xml:space="preserve"> against</w:t>
        </w:r>
      </w:ins>
      <w:r>
        <w:t xml:space="preserve"> the measured exponent of +0.341</w:t>
      </w:r>
      <w:del w:id="90585" w:author="Claude" w:date="2026-10-23T08:00:00Z">
        <w:r>
          <w:delText xml:space="preserve">, and why the sign makes the result structural</w:delText>
        </w:r>
      </w:del>
      <w:r>
        <w:t xml:space="preserve">. Four local repairs were tested and each fails: a developing-flow correlation {Cornejo, 2020 #6985;Shah, 1978 #7019} scales h no faster than </w:t>
      </w:r>
      <m:oMath>
        <m:r>
          <w:rPr>
            <w:rFonts w:ascii="Cambria Math" w:hAnsi="Cambria Math"/>
          </w:rPr>
          <m:t>R</m:t>
        </m:r>
        <m:sSup>
          <m:sSupPr>
            <m:ctrlPr>
              <w:rPr>
                <w:rFonts w:ascii="Cambria Math" w:hAnsi="Cambria Math"/>
              </w:rPr>
            </m:ctrlPr>
          </m:sSupPr>
          <m:e>
            <m:r>
              <w:rPr>
                <w:rFonts w:ascii="Cambria Math" w:hAnsi="Cambria Math"/>
              </w:rPr>
              <m:t>e</m:t>
            </m:r>
          </m:e>
          <m:sup>
            <m:r>
              <w:rPr>
                <w:rFonts w:ascii="Cambria Math" w:hAnsi="Cambria Math"/>
              </w:rPr>
              <m:t>0.5</m:t>
            </m:r>
          </m:sup>
        </m:sSup>
      </m:oMath>
      <w:r>
        <w:t xml:space="preserve"> and worsens the disagreement; solid-side resistance is ruled out by Bi ≤ 3.4×10</w:t>
      </w:r>
      <w:r>
        <w:rPr>
          <w:rFonts w:ascii="Cambria Math" w:hAnsi="Cambria Math" w:cs="Cambria Math"/>
        </w:rPr>
        <w:t>⁻</w:t>
      </w:r>
      <w:r>
        <w:rPr>
          <w:rFonts w:ascii="Aptos" w:hAnsi="Aptos" w:cs="Aptos"/>
        </w:rPr>
        <w:t>⁵</w:t>
      </w:r>
      <w:r>
        <w:t xml:space="preserve">; axial gas conduction by </w:t>
      </w:r>
      <m:oMath>
        <m:r>
          <w:rPr>
            <w:rFonts w:ascii="Cambria Math" w:hAnsi="Cambria Math"/>
          </w:rPr>
          <m:t>Re·Pr·L/</m:t>
        </m:r>
        <m:sSub>
          <m:sSubPr>
            <m:ctrlPr>
              <w:rPr>
                <w:rFonts w:ascii="Cambria Math" w:hAnsi="Cambria Math"/>
              </w:rPr>
            </m:ctrlPr>
          </m:sSubPr>
          <m:e>
            <m:r>
              <w:rPr>
                <w:rFonts w:ascii="Cambria Math" w:hAnsi="Cambria Math"/>
              </w:rPr>
              <m:t>D</m:t>
            </m:r>
          </m:e>
          <m:sub>
            <m:r>
              <w:rPr>
                <w:rFonts w:ascii="Cambria Math" w:hAnsi="Cambria Math"/>
              </w:rPr>
              <m:t>h</m:t>
            </m:r>
          </m:sub>
        </m:sSub>
      </m:oMath>
      <w:r>
        <w:t xml:space="preserve"> </w:t>
      </w:r>
      <w:r>
        <w:rPr>
          <w:rFonts w:ascii="Aptos" w:hAnsi="Aptos" w:cs="Aptos"/>
        </w:rPr>
        <w:t>≥</w:t>
      </w:r>
      <w:r>
        <w:t xml:space="preserve"> 1481; and a uniform imposed flux is </w:t>
      </w:r>
      <w:del w:id="90586" w:author="Claude" w:date="2026-10-23T08:00:00Z">
        <w:r>
          <w:delText xml:space="preserve">inadmissible</w:delText>
        </w:r>
      </w:del>
      <w:ins w:id="90587" w:author="Claude" w:date="2026-10-23T08:00:00Z">
        <w:r>
          <w:rPr>
            <w:highlight w:val="yellow"/>
          </w:rPr>
          <w:t xml:space="preserve">excluded</w:t>
        </w:r>
      </w:ins>
      <w:r>
        <w:t xml:space="preserve"> because </w:t>
      </w:r>
      <m:oMath>
        <m:sSub>
          <m:sSubPr>
            <m:ctrlPr>
              <w:rPr>
                <w:rFonts w:ascii="Cambria Math" w:hAnsi="Cambria Math"/>
              </w:rPr>
            </m:ctrlPr>
          </m:sSubPr>
          <m:e>
            <m:r>
              <w:rPr>
                <w:rFonts w:ascii="Cambria Math" w:hAnsi="Cambria Math"/>
              </w:rPr>
              <m:t>N</m:t>
            </m:r>
          </m:e>
          <m:sub>
            <m:r>
              <w:rPr>
                <w:rFonts w:ascii="Cambria Math" w:hAnsi="Cambria Math"/>
              </w:rPr>
              <m:t>rc</m:t>
            </m:r>
          </m:sub>
        </m:sSub>
      </m:oMath>
      <w:r>
        <w:t xml:space="preserve"> of 1.53 to 5.57 means the solid redistributes absorbed energy axially by radiation {Mendes, 2014 #6993;Moro Filho, 2020 #6989;Hayes, 2021 #6991}.</w:t>
      </w:r>
    </w:p>
    <w:p w14:paraId="2B9A92CD" w14:textId="77777777" w:rsidR="00317DC1" w:rsidRDefault="00317DC1" w:rsidP="00317DC1"/>
    <w:p w14:paraId="63FE920B" w14:textId="0AF41F85" w:rsidR="00317DC1" w:rsidRDefault="00317DC1" w:rsidP="00317DC1">
      <w:del w:id="90588" w:author="Claude" w:date="2026-10-23T08:00:00Z">
        <w:r>
          <w:delText xml:space="preserve">A Reynolds exponent</w:delText>
        </w:r>
      </w:del>
      <w:ins w:id="90589" w:author="Claude" w:date="2026-10-23T08:00:00Z">
        <w:r>
          <w:rPr>
            <w:highlight w:val="yellow"/>
          </w:rPr>
          <w:t xml:space="preserve">Reynolds exponents</w:t>
        </w:r>
      </w:ins>
      <w:r>
        <w:t xml:space="preserve"> above unity </w:t>
      </w:r>
      <w:del w:id="90590" w:author="Claude" w:date="2026-10-23T08:00:00Z">
        <w:r>
          <w:delText xml:space="preserve">might seem anomalous, but such exponents are typical of</w:delText>
        </w:r>
      </w:del>
      <w:ins w:id="90591" w:author="Claude" w:date="2026-10-23T08:00:00Z">
        <w:r>
          <w:rPr>
            <w:highlight w:val="yellow"/>
          </w:rPr>
          <w:t xml:space="preserve">are common for</w:t>
        </w:r>
      </w:ins>
      <w:r>
        <w:t xml:space="preserve"> interfacial coefficients measured in porous media at these Re. {Song, 2026 #7028@@author-year} compile eight correlations for Re ≤ O(10²) with exponents from 0.2 to 1.97, including their own </w:t>
      </w:r>
      <m:oMath>
        <m:r>
          <w:rPr>
            <w:rFonts w:ascii="Cambria Math" w:hAnsi="Cambria Math"/>
          </w:rPr>
          <m:t>Nu=0.001R</m:t>
        </m:r>
        <m:sSup>
          <m:sSupPr>
            <m:ctrlPr>
              <w:rPr>
                <w:rFonts w:ascii="Cambria Math" w:hAnsi="Cambria Math"/>
              </w:rPr>
            </m:ctrlPr>
          </m:sSupPr>
          <m:e>
            <m:r>
              <w:rPr>
                <w:rFonts w:ascii="Cambria Math" w:hAnsi="Cambria Math"/>
              </w:rPr>
              <m:t>e</m:t>
            </m:r>
          </m:e>
          <m:sup>
            <m:r>
              <w:rPr>
                <w:rFonts w:ascii="Cambria Math" w:hAnsi="Cambria Math"/>
              </w:rPr>
              <m:t>1.66</m:t>
            </m:r>
          </m:sup>
        </m:sSup>
        <m:r>
          <w:rPr>
            <w:rFonts w:ascii="Cambria Math" w:hAnsi="Cambria Math"/>
          </w:rPr>
          <m:t>P</m:t>
        </m:r>
        <m:sSup>
          <m:sSupPr>
            <m:ctrlPr>
              <w:rPr>
                <w:rFonts w:ascii="Cambria Math" w:hAnsi="Cambria Math"/>
              </w:rPr>
            </m:ctrlPr>
          </m:sSupPr>
          <m:e>
            <m:r>
              <w:rPr>
                <w:rFonts w:ascii="Cambria Math" w:hAnsi="Cambria Math"/>
              </w:rPr>
              <m:t>r</m:t>
            </m:r>
          </m:e>
          <m:sup>
            <m:r>
              <w:rPr>
                <w:rFonts w:ascii="Cambria Math" w:hAnsi="Cambria Math"/>
              </w:rPr>
              <m:t>1/3</m:t>
            </m:r>
          </m:sup>
        </m:sSup>
      </m:oMath>
      <w:r>
        <w:t xml:space="preserve">, and our 1.444 over Re = 23–94 falls within that range. Their coefficient is volumetric and particle-referenced and ours apparent and wall-referenced; </w:t>
      </w:r>
      <w:del w:id="90592" w:author="Claude" w:date="2026-10-23T08:00:00Z">
        <w:r>
          <w:delText xml:space="preserve">nonetheless, </w:delText>
        </w:r>
      </w:del>
      <w:r>
        <w:t xml:space="preserve">the comparison shows </w:t>
      </w:r>
      <w:del w:id="90593" w:author="Claude" w:date="2026-10-23T08:00:00Z">
        <w:r>
          <w:delText xml:space="preserve">that a superlinear exponent recurs when this coefficient is</w:delText>
        </w:r>
      </w:del>
      <w:ins w:id="90594" w:author="Claude" w:date="2026-10-23T08:00:00Z">
        <w:r>
          <w:rPr>
            <w:highlight w:val="yellow"/>
          </w:rPr>
          <w:t xml:space="preserve">only that superlinear exponents recur when such coefficients are</w:t>
        </w:r>
      </w:ins>
      <w:r>
        <w:t xml:space="preserve"> measured at low Re, not that the values should agree. </w:t>
      </w:r>
      <w:del w:id="90595" w:author="Claude" w:date="2026-10-23T08:00:00Z">
        <w:r>
          <w:delText xml:space="preserve">Nor is this a competing channel correlation, because ours</w:delText>
        </w:r>
      </w:del>
      <w:ins w:id="90596" w:author="Claude" w:date="2026-10-23T08:00:00Z">
        <w:r>
          <w:rPr>
            <w:highlight w:val="yellow"/>
          </w:rPr>
          <w:t xml:space="preserve">Our correlation is likewise not a channel correlation: it</w:t>
        </w:r>
      </w:ins>
      <w:r>
        <w:t xml:space="preserve"> is an assembly-scale quantity in the same non-dimensional form, and </w:t>
      </w:r>
      <w:del w:id="90597" w:author="Claude" w:date="2026-10-23T08:00:00Z">
        <w:r>
          <w:delText xml:space="preserve">the gap between the two measures</w:delText>
        </w:r>
      </w:del>
      <w:ins w:id="90598" w:author="Claude" w:date="2026-10-23T08:00:00Z">
        <w:r>
          <w:rPr>
            <w:highlight w:val="yellow"/>
          </w:rPr>
          <w:t xml:space="preserve">its gap from the laminar channel value reflects</w:t>
        </w:r>
      </w:ins>
      <w:r>
        <w:t xml:space="preserve"> how little of the structure participates.</w:t>
      </w:r>
    </w:p>
    <w:p w14:paraId="3835AC74" w14:textId="77777777" w:rsidR="00317DC1" w:rsidRDefault="00317DC1" w:rsidP="00317DC1"/>
    <w:p w14:paraId="7E25ACA9" w14:textId="160B2D44" w:rsidR="00317DC1" w:rsidRDefault="00317DC1" w:rsidP="00317DC1">
      <w:r>
        <w:t xml:space="preserve">The </w:t>
      </w:r>
      <w:del w:id="90599" w:author="Claude" w:date="2026-10-23T08:00:00Z">
        <w:r>
          <w:delText xml:space="preserve">inversion</w:delText>
        </w:r>
      </w:del>
      <w:ins w:id="90600" w:author="Claude" w:date="2026-10-23T08:00:00Z">
        <w:r>
          <w:rPr>
            <w:highlight w:val="yellow"/>
          </w:rPr>
          <w:t xml:space="preserve">transfer-unit solution</w:t>
        </w:r>
      </w:ins>
      <w:r>
        <w:t xml:space="preserve"> of section 4.2 assumes spatially uniform h, excluding only a constant-Nusselt closure and not every fixed h(z). To test the broader claim, h(z) is fitted across three families: a single conductance profile shared by all runs, a separate profile fitted per irradiance configuration, and a shared Nusselt profile using each run's own conductivity. None reproduces the fifteen measured outlet temperatures, and the failure is systematic: the residual correlates with ln Re at r = −0.95 to −0.997, falling 90 to 197 K per e-fold across the three families, </w:t>
      </w:r>
      <w:del w:id="90601" w:author="Claude" w:date="2026-10-23T08:00:00Z">
        <w:r>
          <w:delText xml:space="preserve">so it can be discriminated by the ordering in</w:delText>
        </w:r>
      </w:del>
      <w:ins w:id="90602" w:author="Claude" w:date="2026-10-23T08:00:00Z">
        <w:r>
          <w:rPr>
            <w:highlight w:val="yellow"/>
          </w:rPr>
          <w:t xml:space="preserve">i.e. ordered by</w:t>
        </w:r>
      </w:ins>
      <w:r>
        <w:t xml:space="preserve"> flow. A fixed conductance over-predicts outlet temperature at low flow and under-predicts it at high flow in every family, a trend the ±25 K outlet-bias band cannot absorb; fit mechanics, node counts and per-run residuals are tabulated in SM S4. The test </w:t>
      </w:r>
      <w:del w:id="90603" w:author="Claude" w:date="2026-10-23T08:00:00Z">
        <w:r>
          <w:delText xml:space="preserve">has two limits. First, it </w:delText>
        </w:r>
      </w:del>
      <w:r>
        <w:t xml:space="preserve">presumes the single-stream form, </w:t>
      </w:r>
      <w:del w:id="90604" w:author="Claude" w:date="2026-10-23T08:00:00Z">
        <w:r>
          <w:delText xml:space="preserve">excluding</w:delText>
        </w:r>
      </w:del>
      <w:ins w:id="90605" w:author="Claude" w:date="2026-10-23T08:00:00Z">
        <w:r>
          <w:rPr>
            <w:highlight w:val="yellow"/>
          </w:rPr>
          <w:t xml:space="preserve">and so excludes</w:t>
        </w:r>
      </w:ins>
      <w:r>
        <w:t xml:space="preserve"> only flow-independent conductance within it</w:t>
      </w:r>
      <w:del w:id="90606" w:author="Claude" w:date="2026-10-23T08:00:00Z">
        <w:r>
          <w:delText xml:space="preserve">. Second,</w:delText>
        </w:r>
      </w:del>
      <w:ins w:id="90607" w:author="Claude" w:date="2026-10-23T08:00:00Z">
        <w:r>
          <w:rPr>
            <w:highlight w:val="yellow"/>
          </w:rPr>
          <w:t xml:space="preserve">, and</w:t>
        </w:r>
      </w:ins>
      <w:r>
        <w:t xml:space="preserve"> it inherits the </w:t>
      </w:r>
      <w:del w:id="90608" w:author="Claude" w:date="2026-10-23T08:00:00Z">
        <w:r>
          <w:delText xml:space="preserve">wall reconstruction's </w:delText>
        </w:r>
      </w:del>
      <w:r>
        <w:t xml:space="preserve">bounded but unmeasured </w:t>
      </w:r>
      <w:del w:id="90609" w:author="Claude" w:date="2026-10-23T08:00:00Z">
        <w:r>
          <w:delText xml:space="preserve">extrapolations. In any case, neither</w:delText>
        </w:r>
      </w:del>
      <w:ins w:id="90610" w:author="Claude" w:date="2026-10-23T08:00:00Z">
        <w:r>
          <w:rPr>
            <w:highlight w:val="yellow"/>
          </w:rPr>
          <w:t xml:space="preserve">wall extrapolations; neither limitation</w:t>
        </w:r>
      </w:ins>
      <w:r>
        <w:t xml:space="preserve"> affects the sign or </w:t>
      </w:r>
      <w:ins w:id="90611" w:author="Claude" w:date="2026-10-23T08:00:00Z">
        <w:r>
          <w:rPr>
            <w:highlight w:val="yellow"/>
          </w:rPr>
          <w:t xml:space="preserve">flow </w:t>
        </w:r>
      </w:ins>
      <w:r>
        <w:t xml:space="preserve">ordering of the </w:t>
      </w:r>
      <w:del w:id="90612" w:author="Claude" w:date="2026-10-23T08:00:00Z">
        <w:r>
          <w:delText xml:space="preserve">result</w:delText>
        </w:r>
      </w:del>
      <w:ins w:id="90613" w:author="Claude" w:date="2026-10-23T08:00:00Z">
        <w:r>
          <w:rPr>
            <w:highlight w:val="yellow"/>
          </w:rPr>
          <w:t xml:space="preserve">residual</w:t>
        </w:r>
      </w:ins>
      <w:r>
        <w:t xml:space="preserve">.</w:t>
      </w:r>
    </w:p>
    <w:p w14:paraId="065DDD63" w14:textId="77777777" w:rsidR="00317DC1" w:rsidRDefault="00317DC1" w:rsidP="00317DC1"/>
    <w:p w14:paraId="5A02DA88" w14:textId="77777777" w:rsidR="00317DC1" w:rsidRDefault="00317DC1" w:rsidP="00317DC1">
      <w:del w:id="90614" w:author="Claude" w:date="2026-10-23T08:00:00Z">
        <w:r>
          <w:delText xml:space="preserve">Taken at face value</w:delText>
        </w:r>
      </w:del>
      <w:ins w:id="90615" w:author="Claude" w:date="2026-10-23T08:00:00Z">
        <w:r>
          <w:rPr>
            <w:highlight w:val="yellow"/>
          </w:rPr>
          <w:t xml:space="preserve">Read directly</w:t>
        </w:r>
      </w:ins>
      <w:r>
        <w:t xml:space="preserve">, the measurement </w:t>
      </w:r>
      <w:del w:id="90616" w:author="Claude" w:date="2026-10-23T08:00:00Z">
        <w:r>
          <w:delText xml:space="preserve">says</w:delText>
        </w:r>
      </w:del>
      <w:ins w:id="90617" w:author="Claude" w:date="2026-10-23T08:00:00Z">
        <w:r>
          <w:rPr>
            <w:highlight w:val="yellow"/>
          </w:rPr>
          <w:t xml:space="preserve">indicates that the</w:t>
        </w:r>
      </w:ins>
      <w:r>
        <w:t xml:space="preserve"> participating gas–solid contact grows with Reynolds number. </w:t>
      </w:r>
      <w:del w:id="90618" w:author="Claude" w:date="2026-10-23T08:00:00Z">
        <w:r>
          <w:delText xml:space="preserve">However, two confounders would</w:delText>
        </w:r>
      </w:del>
      <w:ins w:id="90619" w:author="Claude" w:date="2026-10-23T08:00:00Z">
        <w:r>
          <w:rPr>
            <w:highlight w:val="yellow"/>
          </w:rPr>
          <w:t xml:space="preserve">Two confounders would, however,</w:t>
        </w:r>
      </w:ins>
      <w:r>
        <w:t xml:space="preserve"> produce the same </w:t>
      </w:r>
      <w:del w:id="90620" w:author="Claude" w:date="2026-10-23T08:00:00Z">
        <w:r>
          <w:delText xml:space="preserve">signature</w:delText>
        </w:r>
      </w:del>
      <w:ins w:id="90621" w:author="Claude" w:date="2026-10-23T08:00:00Z">
        <w:r>
          <w:rPr>
            <w:highlight w:val="yellow"/>
          </w:rPr>
          <w:t xml:space="preserve">trend</w:t>
        </w:r>
      </w:ins>
      <w:r>
        <w:t xml:space="preserve"> without any change in participation: an outlet-probe bias varying systematically with flow, and a departure from thermal stationarity varying with run duration and hence with flow. This campaign bounds neither, so the first two measurements recommended in section 5.3 are directed at them.</w:t>
      </w:r>
    </w:p>
    <w:p w14:paraId="3A867CC2" w14:textId="77777777" w:rsidR="00317DC1" w:rsidRDefault="00317DC1" w:rsidP="00317DC1"/>
    <w:p w14:paraId="546CE0CA" w14:textId="46CF2B32" w:rsidR="00317DC1" w:rsidRDefault="00317DC1" w:rsidP="00317DC1">
      <w:del w:id="90622" w:author="Claude" w:date="2026-10-23T08:00:00Z">
        <w:r>
          <w:delText xml:space="preserve">From the physics point of view</w:delText>
        </w:r>
      </w:del>
      <w:ins w:id="90623" w:author="Claude" w:date="2026-10-23T08:00:00Z">
        <w:r>
          <w:rPr>
            <w:highlight w:val="yellow"/>
          </w:rPr>
          <w:t xml:space="preserve">Physically</w:t>
        </w:r>
      </w:ins>
      <w:r>
        <w:t xml:space="preserve">, a single-stream model cannot </w:t>
      </w:r>
      <w:del w:id="90624" w:author="Claude" w:date="2026-10-23T08:00:00Z">
        <w:r>
          <w:delText xml:space="preserve">account for</w:delText>
        </w:r>
      </w:del>
      <w:ins w:id="90625" w:author="Claude" w:date="2026-10-23T08:00:00Z">
        <w:r>
          <w:rPr>
            <w:highlight w:val="yellow"/>
          </w:rPr>
          <w:t xml:space="preserve">represent</w:t>
        </w:r>
      </w:ins>
      <w:r>
        <w:t xml:space="preserve"> the flow distribution </w:t>
      </w:r>
      <w:del w:id="90626" w:author="Claude" w:date="2026-10-23T08:00:00Z">
        <w:r>
          <w:delText xml:space="preserve">of such multi-channel receivers. In this direction, two mechanisms have the potential to produce the required behaviour and sign,</w:delText>
        </w:r>
      </w:del>
      <w:ins w:id="90627" w:author="Claude" w:date="2026-10-23T08:00:00Z">
        <w:r>
          <w:rPr>
            <w:highlight w:val="yellow"/>
          </w:rPr>
          <w:t xml:space="preserve">in a multi-channel receiver. Two mechanisms can produce</w:t>
        </w:r>
      </w:ins>
      <w:r>
        <w:t xml:space="preserve"> a transfer-unit count that rises with flow. Viscosity-driven redistribution at common pressure drop: hot core channels choke relative to cooler perimeter channels, so as flow rises the field cools, the viscosity contrast weakens, and the participating fraction grows, predicting transfer units and the wall-to-interior deficit both rising with Re, as observed in sections 4.1–4.3, matching the viscosity-driven coupling reported for porous SiC absorbers {Wang, 2021 #5188}. Peripheral bypass: a leakage path through the housing clearance whose share falls as flow rises, being cooler with weaker temperature dependence, gives the same sign while inflating a nominal Reynolds number. The two </w:t>
      </w:r>
      <w:del w:id="90628" w:author="Claude" w:date="2026-10-23T08:00:00Z">
        <w:r>
          <w:delText xml:space="preserve">are indistinguishable</w:delText>
        </w:r>
      </w:del>
      <w:ins w:id="90629" w:author="Claude" w:date="2026-10-23T08:00:00Z">
        <w:r>
          <w:rPr>
            <w:highlight w:val="yellow"/>
          </w:rPr>
          <w:t xml:space="preserve">cannot be distinguished</w:t>
        </w:r>
      </w:ins>
      <w:r>
        <w:t xml:space="preserve"> from temperature data alone</w:t>
      </w:r>
      <w:del w:id="90630" w:author="Claude" w:date="2026-10-23T08:00:00Z">
        <w:r>
          <w:delText xml:space="preserve">, differing in that redistribution conserves the flow path while bypass short-circuits it</w:delText>
        </w:r>
      </w:del>
      <w:ins w:id="90631" w:author="Claude" w:date="2026-10-23T08:00:00Z">
        <w:r>
          <w:rPr>
            <w:highlight w:val="yellow"/>
          </w:rPr>
          <w:t xml:space="preserve">: redistribution keeps all flow within the channels, whereas bypass diverts part of it around them</w:t>
        </w:r>
      </w:ins>
      <w:r>
        <w:t xml:space="preserve">.</w:t>
      </w:r>
    </w:p>
    <w:p w14:paraId="6FF875B4" w14:textId="77777777" w:rsidR="00317DC1" w:rsidRDefault="00317DC1" w:rsidP="00317DC1"/>
    <w:p w14:paraId="29C86FCE" w14:textId="1767AF66" w:rsidR="00317DC1" w:rsidRDefault="00317DC1" w:rsidP="00317DC1">
      <w:commentRangeStart w:id="3"/>
      <w:del w:id="90632" w:author="Claude" w:date="2026-10-23T08:00:00Z">
        <w:r>
          <w:delText xml:space="preserve">In particular, the</w:delText>
        </w:r>
      </w:del>
      <w:ins w:id="90633" w:author="Claude" w:date="2026-10-23T08:00:00Z">
        <w:r>
          <w:rPr>
            <w:highlight w:val="yellow"/>
          </w:rPr>
          <w:t xml:space="preserve">The</w:t>
        </w:r>
      </w:ins>
      <w:r>
        <w:t xml:space="preserve"> first mechanism is </w:t>
      </w:r>
      <w:ins w:id="90634" w:author="Claude" w:date="2026-10-23T08:00:00Z">
        <w:r>
          <w:rPr>
            <w:highlight w:val="yellow"/>
          </w:rPr>
          <w:t xml:space="preserve">related to </w:t>
        </w:r>
      </w:ins>
      <w:r>
        <w:t xml:space="preserve">the flow-instability criterion </w:t>
      </w:r>
      <w:del w:id="90635" w:author="Claude" w:date="2026-10-23T08:00:00Z">
        <w:r>
          <w:delText xml:space="preserve">carried by</w:delText>
        </w:r>
      </w:del>
      <w:ins w:id="90636" w:author="Claude" w:date="2026-10-23T08:00:00Z">
        <w:r>
          <w:rPr>
            <w:highlight w:val="yellow"/>
          </w:rPr>
          <w:t xml:space="preserve">of</w:t>
        </w:r>
      </w:ins>
      <w:r>
        <w:t xml:space="preserve"> the volumetric-receiver literature (</w:t>
      </w:r>
      <w:del w:id="90637" w:author="Claude" w:date="2026-10-23T08:00:00Z">
        <w:r>
          <w:delText xml:space="preserve">see </w:delText>
        </w:r>
      </w:del>
      <w:r>
        <w:t xml:space="preserve">section 4.7</w:t>
      </w:r>
      <w:ins w:id="90638" w:author="Claude" w:date="2026-10-23T08:00:00Z">
        <w:r>
          <w:rPr>
            <w:highlight w:val="yellow"/>
          </w:rPr>
          <w:t xml:space="preserve">;</w:t>
        </w:r>
      </w:ins>
      <w:r>
        <w:t xml:space="preserve"> {Broeske, 2022 #7008;Kribus, 1996 #7021;Becker, 2006 #7022}), which Ávila-Marín's review extends to highly porous honeycombs {Ávila-Marín, 2011 #6980}. Here </w:t>
      </w:r>
      <w:del w:id="90639" w:author="Claude" w:date="2026-10-23T08:00:00Z">
        <w:r>
          <w:delText xml:space="preserve">it </w:delText>
        </w:r>
      </w:del>
      <w:ins w:id="90640" w:author="Claude" w:date="2026-10-23T08:00:00Z">
        <w:r>
          <w:rPr>
            <w:highlight w:val="yellow"/>
          </w:rPr>
          <w:t xml:space="preserve">the same mechanism acts in a stable regime</w:t>
        </w:r>
      </w:ins>
      <w:r>
        <w:t xml:space="preserve">: the viscosity-dominated contrast that drives runaway overheating in an unstable absorber would, in a stable one, redistribute flow reversibly as flow rises. The parallel-channel literature offers similar observations, qualitative only because both results concern flow boiling: lateral channel-to-channel conductance alleviates maldistribution {Rahman, 2024 #7015}, consistent with radial heat transfer reducing instability probability in porous absorbers {Becker, 2006 #7022}, although a maldistributed state can be thermodynamically favoured over an even one {Aka, 2024 #7014}. The radiation–conduction number measured here </w:t>
      </w:r>
      <w:del w:id="90641" w:author="Claude" w:date="2026-10-23T08:00:00Z">
        <w:r>
          <w:delText xml:space="preserve">is</w:delText>
        </w:r>
      </w:del>
      <w:ins w:id="90642" w:author="Claude" w:date="2026-10-23T08:00:00Z">
        <w:r>
          <w:rPr>
            <w:highlight w:val="yellow"/>
          </w:rPr>
          <w:t xml:space="preserve">represents</w:t>
        </w:r>
      </w:ins>
      <w:r>
        <w:t xml:space="preserve"> such a lateral conductance, so </w:t>
      </w:r>
      <w:del w:id="90643" w:author="Claude" w:date="2026-10-23T08:00:00Z">
        <w:r>
          <w:delText xml:space="preserve">rising transfer units occur in the presence of</w:delText>
        </w:r>
      </w:del>
      <w:ins w:id="90644" w:author="Claude" w:date="2026-10-23T08:00:00Z">
        <w:r>
          <w:rPr>
            <w:highlight w:val="yellow"/>
          </w:rPr>
          <w:t xml:space="preserve">the rising transfer-unit count is observed together with</w:t>
        </w:r>
      </w:ins>
      <w:r>
        <w:t xml:space="preserve"> a stabilising mechanism</w:t>
      </w:r>
      <w:del w:id="90645" w:author="Claude" w:date="2026-10-23T08:00:00Z">
        <w:r>
          <w:delText xml:space="preserve">, not in its absence</w:delText>
        </w:r>
      </w:del>
      <w:r>
        <w:t xml:space="preserve">.</w:t>
      </w:r>
      <w:commentRangeEnd w:id="3"/>
      <w:r>
        <w:commentReference w:id="3"/>
      </w:r>
    </w:p>
    <w:p w14:paraId="0975FD98" w14:textId="77777777" w:rsidR="00317DC1" w:rsidRDefault="00317DC1" w:rsidP="00317DC1"/>
    <w:p w14:paraId="0E8E55D6" w14:textId="1D64D4A2" w:rsidR="00317DC1" w:rsidRDefault="00317DC1" w:rsidP="00317DC1">
      <w:del w:id="90646" w:author="Claude" w:date="2026-10-23T08:00:00Z">
        <w:r>
          <w:delText xml:space="preserve">The most likely remedy</w:delText>
        </w:r>
      </w:del>
      <w:ins w:id="90647" w:author="Claude" w:date="2026-10-23T08:00:00Z">
        <w:r>
          <w:rPr>
            <w:highlight w:val="yellow"/>
          </w:rPr>
          <w:t xml:space="preserve">A more promising remedy than an improved Nusselt correlation</w:t>
        </w:r>
      </w:ins>
      <w:r>
        <w:t xml:space="preserve"> is a multi-stream or distributed formulation with a pressure-coupled flow split, </w:t>
      </w:r>
      <w:del w:id="90648" w:author="Claude" w:date="2026-10-23T08:00:00Z">
        <w:r>
          <w:delText xml:space="preserve">instead of a better Nusselt correlation, precedented</w:delText>
        </w:r>
      </w:del>
      <w:ins w:id="90649" w:author="Claude" w:date="2026-10-23T08:00:00Z">
        <w:r>
          <w:rPr>
            <w:highlight w:val="yellow"/>
          </w:rPr>
          <w:t xml:space="preserve">as used</w:t>
        </w:r>
      </w:ins>
      <w:r>
        <w:t xml:space="preserve"> in pseudochannel models for flow maldistribution {Chanda Nagarajan, 2025 #7007}, flow-distribution models for dual-cell-density monoliths {Reinao, 2023 #7002} and dual-zone packed beds {Díaz, 2025 #7001}, and solar-field models at panel and module scale {Kumar, 2022 #7013;Schwager, 2024 #7005}. A flow-dependent split needs an inertial contribution or a path-to-path viscosity difference: a Darcy-only monolith split depends only on geometry, not flow {Reinao, 2023 #7002}, while an Ergun inertial term makes it Reynolds-dependent {Díaz, 2025 #7001}; the heated absorber carries a non-uniform viscosity field {Wang, 2021 #5188}, the viscous-to-inertial transition anchors the stability criterion {Kribus, 1996 #7021;Becker, 2006 #7022}, and buoyancy is a third such agent in molten-salt panels {Schwager, 2024 #7005} (SM S7). </w:t>
      </w:r>
      <w:del w:id="90650" w:author="Claude" w:date="2026-10-23T08:00:00Z">
        <w:r>
          <w:delText xml:space="preserve">For these reasons,</w:delText>
        </w:r>
      </w:del>
      <w:ins w:id="90651" w:author="Claude" w:date="2026-10-23T08:00:00Z">
        <w:r>
          <w:rPr>
            <w:highlight w:val="yellow"/>
          </w:rPr>
          <w:t xml:space="preserve">The data therefore rule out</w:t>
        </w:r>
      </w:ins>
      <w:r>
        <w:t xml:space="preserve"> a single-stream formulation whose volumetric conductance is a fixed function of axial position</w:t>
      </w:r>
      <w:del w:id="90652" w:author="Claude" w:date="2026-10-23T08:00:00Z">
        <w:r>
          <w:delText xml:space="preserve"> is ruled out</w:delText>
        </w:r>
      </w:del>
      <w:r>
        <w:t xml:space="preserve">, but not </w:t>
      </w:r>
      <w:del w:id="90653" w:author="Claude" w:date="2026-10-23T08:00:00Z">
        <w:r>
          <w:delText xml:space="preserve">every continuum model</w:delText>
        </w:r>
      </w:del>
      <w:ins w:id="90654" w:author="Claude" w:date="2026-10-23T08:00:00Z">
        <w:r>
          <w:rPr>
            <w:highlight w:val="yellow"/>
          </w:rPr>
          <w:t xml:space="preserve">continuum models in general</w:t>
        </w:r>
      </w:ins>
      <w:r>
        <w:t xml:space="preserve">: such models reproduce three-dimensional CFD to better than 0.5 K under uniformly distributed flow {Schlereth, 2014 #7000} and obtain effective radial conductivities with a static gas {Cui, 2018 #6999}, which is reasonable for metered, uniform inflow. </w:t>
      </w:r>
      <w:del w:id="90655" w:author="Claude" w:date="2026-10-23T08:00:00Z">
        <w:r>
          <w:delText xml:space="preserve">Once again, what</w:delText>
        </w:r>
      </w:del>
      <w:ins w:id="90656" w:author="Claude" w:date="2026-10-23T08:00:00Z">
        <w:r>
          <w:rPr>
            <w:highlight w:val="yellow"/>
          </w:rPr>
          <w:t xml:space="preserve">What</w:t>
        </w:r>
      </w:ins>
      <w:r>
        <w:t xml:space="preserve"> fails here is their </w:t>
      </w:r>
      <w:del w:id="90657" w:author="Claude" w:date="2026-10-23T08:00:00Z">
        <w:r>
          <w:delText xml:space="preserve">use</w:delText>
        </w:r>
      </w:del>
      <w:ins w:id="90658" w:author="Claude" w:date="2026-10-23T08:00:00Z">
        <w:r>
          <w:rPr>
            <w:highlight w:val="yellow"/>
          </w:rPr>
          <w:t xml:space="preserve">application</w:t>
        </w:r>
      </w:ins>
      <w:r>
        <w:t xml:space="preserve"> under a concentrated, spilling beam</w:t>
      </w:r>
      <w:del w:id="90659" w:author="Claude" w:date="2026-10-23T08:00:00Z">
        <w:r>
          <w:delText xml:space="preserve"> whose flow split</w:delText>
        </w:r>
      </w:del>
      <w:ins w:id="90660" w:author="Claude" w:date="2026-10-23T08:00:00Z">
        <w:r>
          <w:rPr>
            <w:highlight w:val="yellow"/>
          </w:rPr>
          <w:t xml:space="preserve">, where</w:t>
        </w:r>
      </w:ins>
      <w:r>
        <w:t xml:space="preserve"> the boundary conditions do not control</w:t>
      </w:r>
      <w:ins w:id="90661" w:author="Claude" w:date="2026-10-23T08:00:00Z">
        <w:r>
          <w:rPr>
            <w:highlight w:val="yellow"/>
          </w:rPr>
          <w:t xml:space="preserve"> the flow split</w:t>
        </w:r>
      </w:ins>
      <w:r>
        <w:t xml:space="preserve">.</w:t>
      </w:r>
    </w:p>
    <w:p w14:paraId="057FAD44" w14:textId="77777777" w:rsidR="00317DC1" w:rsidRDefault="00317DC1" w:rsidP="00317DC1"/>
    <w:p w14:paraId="0E26B7DD" w14:textId="497E070C" w:rsidR="00317DC1" w:rsidRDefault="00317DC1" w:rsidP="006930BD">
      <w:pPr>
        <w:pStyle w:val="Heading2"/>
      </w:pPr>
      <w:del w:id="90662" w:author="Claude" w:date="2026-10-23T08:00:00Z">
        <w:r>
          <w:delText xml:space="preserve">What would resolve it</w:delText>
        </w:r>
      </w:del>
      <w:ins w:id="90663" w:author="Claude" w:date="2026-10-23T08:00:00Z">
        <w:r>
          <w:rPr>
            <w:highlight w:val="yellow"/>
          </w:rPr>
          <w:t xml:space="preserve">Measurements to resolve the open questions</w:t>
        </w:r>
      </w:ins>
    </w:p>
    <w:p w14:paraId="7E684890" w14:textId="77777777" w:rsidR="00317DC1" w:rsidRDefault="00317DC1" w:rsidP="00317DC1"/>
    <w:p w14:paraId="01B4ADC2" w14:textId="5340AB03" w:rsidR="00317DC1" w:rsidRDefault="00317DC1" w:rsidP="00317DC1">
      <w:r>
        <w:t xml:space="preserve">Three measurements</w:t>
      </w:r>
      <w:del w:id="90664" w:author="Claude" w:date="2026-10-23T08:00:00Z">
        <w:r>
          <w:delText xml:space="preserve"> would settle the questions left open</w:delText>
        </w:r>
      </w:del>
      <w:r>
        <w:t xml:space="preserve">, ranked by value per unit cost</w:t>
      </w:r>
      <w:ins w:id="90665" w:author="Claude" w:date="2026-10-23T08:00:00Z">
        <w:r>
          <w:rPr>
            <w:highlight w:val="yellow"/>
          </w:rPr>
          <w:t xml:space="preserve">, would resolve the remaining questions</w:t>
        </w:r>
      </w:ins>
      <w:r>
        <w:t xml:space="preserve">. Most valuable is a differential pressure measurement across the monolith faces alone with a ±2 to ±5 mbar transducer. The two candidate mechanisms of section 5.2 </w:t>
      </w:r>
      <w:del w:id="90666" w:author="Claude" w:date="2026-10-23T08:00:00Z">
        <w:r>
          <w:delText xml:space="preserve">have</w:delText>
        </w:r>
      </w:del>
      <w:ins w:id="90667" w:author="Claude" w:date="2026-10-23T08:00:00Z">
        <w:r>
          <w:rPr>
            <w:highlight w:val="yellow"/>
          </w:rPr>
          <w:t xml:space="preserve">produce</w:t>
        </w:r>
      </w:ins>
      <w:r>
        <w:t xml:space="preserve"> different pressure-drop </w:t>
      </w:r>
      <w:del w:id="90668" w:author="Claude" w:date="2026-10-23T08:00:00Z">
        <w:r>
          <w:delText xml:space="preserve">signatures</w:delText>
        </w:r>
      </w:del>
      <w:ins w:id="90669" w:author="Claude" w:date="2026-10-23T08:00:00Z">
        <w:r>
          <w:rPr>
            <w:highlight w:val="yellow"/>
          </w:rPr>
          <w:t xml:space="preserve">characteristics</w:t>
        </w:r>
      </w:ins>
      <w:r>
        <w:t xml:space="preserve"> at the same total flow</w:t>
      </w:r>
      <w:del w:id="90670" w:author="Claude" w:date="2026-10-23T08:00:00Z">
        <w:r>
          <w:delText xml:space="preserve">, since redistribution conserves the flow path while bypass short-circuits it</w:delText>
        </w:r>
      </w:del>
      <w:r>
        <w:t xml:space="preserve">. A pressure-drop series across the flow range would discriminate them, preferably run with a sealed-clearance control to remove the bypass path. A single point would not, since the two mechanisms differ in the flow dependence of the characteristic. The expected signal is 0.20 to 1.0 mbar, resolvable to a few percent with an appropriately ranged transducer. It would also connect this receiver to the permeability and Forchheimer characterization that the homogeneous-equivalent modelling literature depends on {Avila-Marin, 2019 #5189}</w:t>
      </w:r>
      <w:del w:id="90671" w:author="Claude" w:date="2026-10-23T08:00:00Z">
        <w:r>
          <w:delText xml:space="preserve">; these are the linear and quadratic coefficients relating pressure drop to flow rate. In particular</w:delText>
        </w:r>
      </w:del>
      <w:ins w:id="90672" w:author="Claude" w:date="2026-10-23T08:00:00Z">
        <w:r>
          <w:rPr>
            <w:highlight w:val="yellow"/>
          </w:rPr>
          <w:t xml:space="preserve">. Further</w:t>
        </w:r>
      </w:ins>
      <w:r>
        <w:t xml:space="preserve">, it would place the absorber on one side or the other of the linear-versus-quadratic flow-stability criterion {Broeske, 2022 #7008;Kribus, 1996 #7021;Becker, 2006 #7022}. </w:t>
      </w:r>
      <w:del w:id="90673" w:author="Claude" w:date="2026-10-23T08:00:00Z">
        <w:r>
          <w:delText xml:space="preserve">Its practicability</w:delText>
        </w:r>
      </w:del>
      <w:ins w:id="90674" w:author="Claude" w:date="2026-10-23T08:00:00Z">
        <w:r>
          <w:rPr>
            <w:highlight w:val="yellow"/>
          </w:rPr>
          <w:t xml:space="preserve">Such a measurement is practicable</w:t>
        </w:r>
      </w:ins>
      <w:r>
        <w:t xml:space="preserve"> at this scale</w:t>
      </w:r>
      <w:del w:id="90675" w:author="Claude" w:date="2026-10-23T08:00:00Z">
        <w:r>
          <w:delText xml:space="preserve"> is</w:delText>
        </w:r>
      </w:del>
      <w:ins w:id="90676" w:author="Claude" w:date="2026-10-23T08:00:00Z">
        <w:r>
          <w:rPr>
            <w:highlight w:val="yellow"/>
          </w:rPr>
          <w:t xml:space="preserve">, as</w:t>
        </w:r>
      </w:ins>
      <w:r>
        <w:t xml:space="preserve"> shown by a calorimetric test bench for pressurised gas receivers carrying absolute pressure sensors before and after the absorber alongside the thermocouples {D’Souza, 2025 #7010}. No measurement of channel-to-channel flow split in an irradiated honeycomb absorber appears in the recent literature. {Broeske, 2023 #7011@@author-year} state that individual mass-flow measurements for each of their sixteen absorber modules were impossible for reasons of space, so efficiencies were evaluated through radiative energy balance</w:t>
      </w:r>
      <w:del w:id="90677" w:author="Claude" w:date="2026-10-23T08:00:00Z">
        <w:r>
          <w:delText xml:space="preserve">; second, the</w:delText>
        </w:r>
      </w:del>
      <w:ins w:id="90678" w:author="Claude" w:date="2026-10-23T08:00:00Z">
        <w:r>
          <w:rPr>
            <w:highlight w:val="yellow"/>
          </w:rPr>
          <w:t xml:space="preserve">. The</w:t>
        </w:r>
      </w:ins>
      <w:r>
        <w:t xml:space="preserve"> nearest published measurements isolate the effect in surrogates, varying air velocities in a two-tube fluidised-particle receiver at ambient temperature to impose controlled thermal heterogeneity and observe the resulting particle mass-flow split {Sahuquet, 2024 #7006}.</w:t>
      </w:r>
    </w:p>
    <w:p w14:paraId="0B7A9F41" w14:textId="77777777" w:rsidR="00317DC1" w:rsidRDefault="00317DC1" w:rsidP="00317DC1"/>
    <w:p w14:paraId="7A3C47CB" w14:textId="54EC4051" w:rsidR="00317DC1" w:rsidRDefault="00317DC1" w:rsidP="00317DC1">
      <w:r>
        <w:t xml:space="preserve">Second is an independent determination of outlet enthalpy, by mixing calorimeter or shielded aspirated probe. This would </w:t>
      </w:r>
      <w:del w:id="90679" w:author="Claude" w:date="2026-10-23T08:00:00Z">
        <w:r>
          <w:delText xml:space="preserve">break</w:delText>
        </w:r>
      </w:del>
      <w:ins w:id="90680" w:author="Claude" w:date="2026-10-23T08:00:00Z">
        <w:r>
          <w:rPr>
            <w:highlight w:val="yellow"/>
          </w:rPr>
          <w:t xml:space="preserve">remove</w:t>
        </w:r>
      </w:ins>
      <w:r>
        <w:t xml:space="preserve"> the T3 dependence </w:t>
      </w:r>
      <w:del w:id="90681" w:author="Claude" w:date="2026-10-23T08:00:00Z">
        <w:r>
          <w:delText xml:space="preserve">propagating</w:delText>
        </w:r>
      </w:del>
      <w:ins w:id="90682" w:author="Claude" w:date="2026-10-23T08:00:00Z">
        <w:r>
          <w:rPr>
            <w:highlight w:val="yellow"/>
          </w:rPr>
          <w:t xml:space="preserve">that propagates</w:t>
        </w:r>
      </w:ins>
      <w:r>
        <w:t xml:space="preserve"> into effectiveness, transfer units, the Nusselt correlation, the inversion threshold, efficiency, and the identified constants. It would address the mean-air-temperature difficulty named as a principal source of the field's model–experiment gap {Capuano, 2016 #6984}. </w:t>
      </w:r>
    </w:p>
    <w:p w14:paraId="759B3D01" w14:textId="77777777" w:rsidR="00317DC1" w:rsidRDefault="00317DC1" w:rsidP="00317DC1"/>
    <w:p w14:paraId="5F80539C" w14:textId="79A9C47A" w:rsidR="00317DC1" w:rsidRDefault="00317DC1" w:rsidP="00317DC1">
      <w:r>
        <w:t xml:space="preserve">Third is a radial thermocouple traverse at one depth to resolve the core-to-perimeter solid profile, since section 5.1 identifies a single solid temperature per depth as the </w:t>
      </w:r>
      <w:del w:id="90683" w:author="Claude" w:date="2026-10-23T08:00:00Z">
        <w:r>
          <w:delText xml:space="preserve">binding</w:delText>
        </w:r>
      </w:del>
      <w:ins w:id="90684" w:author="Claude" w:date="2026-10-23T08:00:00Z">
        <w:r>
          <w:rPr>
            <w:highlight w:val="yellow"/>
          </w:rPr>
          <w:t xml:space="preserve">main</w:t>
        </w:r>
      </w:ins>
      <w:r>
        <w:t xml:space="preserve"> limitation on identifiability. Two radial positions at one depth would test the redistribution mechanism directly and replace the reference-choice sensitivity of </w:t>
      </w:r>
      <w:r>
        <w:fldChar w:fldCharType="begin"/>
      </w:r>
      <w:r>
        <w:instrText xml:space="preserve"> REF _Ref242578143 \h </w:instrText>
      </w:r>
      <w:r>
        <w:fldChar w:fldCharType="separate"/>
      </w:r>
      <w:r>
        <w:rPr>
          <w:b/>
          <w:bCs/>
        </w:rPr>
        <w:t xml:space="preserve">Figure </w:t>
      </w:r>
      <w:r>
        <w:rPr>
          <w:b/>
          <w:bCs/>
          <w:noProof/>
        </w:rPr>
        <w:t>7</w:t>
      </w:r>
      <w:r>
        <w:fldChar w:fldCharType="end"/>
      </w:r>
      <w:r>
        <w:t>a with a measured profile.</w:t>
      </w:r>
    </w:p>
    <w:p w14:paraId="59147870" w14:textId="77777777" w:rsidR="00317DC1" w:rsidRDefault="00317DC1" w:rsidP="00317DC1"/>
    <w:p w14:paraId="015D48B1" w14:textId="3B5EE221" w:rsidR="00317DC1" w:rsidRDefault="00317DC1" w:rsidP="006930BD">
      <w:pPr>
        <w:pStyle w:val="Heading2"/>
      </w:pPr>
      <w:r>
        <w:t>Limitations</w:t>
      </w:r>
    </w:p>
    <w:p w14:paraId="72BA6645" w14:textId="77777777" w:rsidR="00317DC1" w:rsidRDefault="00317DC1" w:rsidP="00317DC1"/>
    <w:p w14:paraId="73F25934" w14:textId="7243D7A9" w:rsidR="00317DC1" w:rsidRDefault="00317DC1" w:rsidP="00317DC1">
      <w:del w:id="90685" w:author="Claude" w:date="2026-10-23T08:00:00Z">
        <w:r>
          <w:delText xml:space="preserve">Several limitations bound what has been established and most have been stated in the respective paragraphs</w:delText>
        </w:r>
      </w:del>
      <w:ins w:id="90686" w:author="Claude" w:date="2026-10-23T08:00:00Z">
        <w:r>
          <w:rPr>
            <w:highlight w:val="yellow"/>
          </w:rPr>
          <w:t xml:space="preserve">The main limitations, most of them stated where they arise, are</w:t>
        </w:r>
      </w:ins>
      <w:r>
        <w:t xml:space="preserve">: the isothermal-wall ε–NTU approximation and its profile correction (sections 3.1 and 4.2), and the unmeasured wall extrapolations (SM S4), of which the rear is bounded by the outlet temperature but not determined by it. The wall probes' installation error is unquantified. The outlet-probe bias is bounded </w:t>
      </w:r>
      <w:del w:id="90687" w:author="Claude" w:date="2026-10-23T08:00:00Z">
        <w:r>
          <w:delText xml:space="preserve">with two consequences. First, the bound applies only against</w:delText>
        </w:r>
      </w:del>
      <w:ins w:id="90688" w:author="Claude" w:date="2026-10-23T08:00:00Z">
        <w:r>
          <w:rPr>
            <w:highlight w:val="yellow"/>
          </w:rPr>
          <w:t xml:space="preserve">only for</w:t>
        </w:r>
      </w:ins>
      <w:r>
        <w:t xml:space="preserve"> a uniform offset</w:t>
      </w:r>
      <w:del w:id="90689" w:author="Claude" w:date="2026-10-23T08:00:00Z">
        <w:r>
          <w:delText xml:space="preserve">. Second,</w:delText>
        </w:r>
      </w:del>
      <w:ins w:id="90690" w:author="Claude" w:date="2026-10-23T08:00:00Z">
        <w:r>
          <w:rPr>
            <w:highlight w:val="yellow"/>
          </w:rPr>
          <w:t xml:space="preserve">;</w:t>
        </w:r>
      </w:ins>
      <w:r>
        <w:t xml:space="preserve"> a flow-varying bias is unbounded and would act on the exponents. Thermal stationarity at each heating window's end is assumed but could not be demonstrated, and the primary transient </w:t>
      </w:r>
      <w:r>
        <w:t>identification rests on one degree of freedom. The inversion threshold at 256 kW m</w:t>
      </w:r>
      <w:r>
        <w:rPr>
          <w:rFonts w:ascii="Cambria Math" w:hAnsi="Cambria Math" w:cs="Cambria Math"/>
        </w:rPr>
        <w:t>⁻</w:t>
      </w:r>
      <w:r>
        <w:rPr>
          <w:rFonts w:ascii="Aptos" w:hAnsi="Aptos" w:cs="Aptos"/>
        </w:rPr>
        <w:t>²</w:t>
      </w:r>
      <w:r>
        <w:t xml:space="preserve"> is as sensitive to the crossing estimator as to flux, and that group contains a single negative point. </w:t>
      </w:r>
      <w:del w:id="90691" w:author="Claude" w:date="2026-10-23T08:00:00Z">
        <w:r>
          <w:delText xml:space="preserve">Flux-map</w:delText>
        </w:r>
      </w:del>
      <w:ins w:id="90692" w:author="Claude" w:date="2026-10-23T08:00:00Z">
        <w:r>
          <w:rPr>
            <w:highlight w:val="yellow"/>
          </w:rPr>
          <w:t xml:space="preserve">Despite the established flux-mapping procedure, the flux-map</w:t>
        </w:r>
      </w:ins>
      <w:r>
        <w:t xml:space="preserve"> uncertainty is characterized </w:t>
      </w:r>
      <w:del w:id="90693" w:author="Claude" w:date="2026-10-23T08:00:00Z">
        <w:r>
          <w:delText xml:space="preserve">by</w:delText>
        </w:r>
      </w:del>
      <w:ins w:id="90694" w:author="Claude" w:date="2026-10-23T08:00:00Z">
        <w:r>
          <w:rPr>
            <w:highlight w:val="yellow"/>
          </w:rPr>
          <w:t xml:space="preserve">only by its</w:t>
        </w:r>
      </w:ins>
      <w:r>
        <w:t xml:space="preserve"> discrepancy with the energy closure</w:t>
      </w:r>
      <w:del w:id="90695" w:author="Claude" w:date="2026-10-23T08:00:00Z">
        <w:r>
          <w:delText xml:space="preserve"> despite the established measuring approach</w:delText>
        </w:r>
      </w:del>
      <w:r>
        <w:t xml:space="preserve">. Two thermal models are solved, the profile-corrected transfer-unit count and the fixed-conductance falsification of section 5.2, and both integrate a single-stream gas energy equation through the measured wall profile.</w:t>
      </w:r>
    </w:p>
    <w:p w14:paraId="33551A1A" w14:textId="77777777" w:rsidR="00317DC1" w:rsidRDefault="00317DC1" w:rsidP="00317DC1"/>
    <w:p w14:paraId="62D714CF" w14:textId="3D73D6DE" w:rsidR="00317DC1" w:rsidRDefault="00317DC1" w:rsidP="006930BD">
      <w:pPr>
        <w:pStyle w:val="Heading1"/>
      </w:pPr>
      <w:r>
        <w:t>Conclusions</w:t>
      </w:r>
    </w:p>
    <w:p w14:paraId="70464055" w14:textId="77777777" w:rsidR="00317DC1" w:rsidRDefault="00317DC1" w:rsidP="00317DC1"/>
    <w:p w14:paraId="521EF5BD" w14:textId="77777777" w:rsidR="00317DC1" w:rsidRDefault="00317DC1" w:rsidP="00317DC1">
      <w:r>
        <w:t xml:space="preserve">This work set out to characterize a structured silicon carbide volumetric receiver through its transient as well as its steady response, and to establish how </w:t>
      </w:r>
      <w:del w:id="90696" w:author="Claude" w:date="2026-10-23T08:00:00Z">
        <w:r>
          <w:delText xml:space="preserve">much</w:delText>
        </w:r>
      </w:del>
      <w:ins w:id="90697" w:author="Claude" w:date="2026-10-23T08:00:00Z">
        <w:r>
          <w:rPr>
            <w:highlight w:val="yellow"/>
          </w:rPr>
          <w:t xml:space="preserve">far</w:t>
        </w:r>
      </w:ins>
      <w:r>
        <w:t xml:space="preserve"> the measurements commonly used to validate receiver models</w:t>
      </w:r>
      <w:del w:id="90698" w:author="Claude" w:date="2026-10-23T08:00:00Z">
        <w:r>
          <w:delText xml:space="preserve"> actually</w:delText>
        </w:r>
      </w:del>
      <w:r>
        <w:t xml:space="preserve"> constrain them. A honeycomb monolith instrumented on its side wall, within the monolith and in the outlet plenum was tested in a high-flux solar simulator at three irradiance levels, and its fifteen heating and three cooling transients were reduced without fitting a thermal model to them.</w:t>
      </w:r>
    </w:p>
    <w:p w14:paraId="08C62D0E" w14:textId="77777777" w:rsidR="00317DC1" w:rsidRDefault="00317DC1" w:rsidP="00317DC1"/>
    <w:p w14:paraId="35BB19F3" w14:textId="32B85F6B" w:rsidR="00317DC1" w:rsidRDefault="00317DC1" w:rsidP="00317DC1">
      <w:del w:id="90699" w:author="Claude" w:date="2026-10-23T08:00:00Z">
        <w:r>
          <w:delText xml:space="preserve">The first conclusion is that</w:delText>
        </w:r>
      </w:del>
      <w:ins w:id="90700" w:author="Claude" w:date="2026-10-23T08:00:00Z">
        <w:r>
          <w:rPr>
            <w:highlight w:val="yellow"/>
          </w:rPr>
          <w:t xml:space="preserve">First,</w:t>
        </w:r>
      </w:ins>
      <w:r>
        <w:t xml:space="preserve"> heat exchange between gas and solid is limited at the scale of the assembly rather than in the channel. The apparent Nusselt number scales as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1.472±0.011</m:t>
            </m:r>
          </m:sup>
        </m:sSubSup>
      </m:oMath>
      <w:r>
        <w:t xml:space="preserve"> but stays well below the laminar value </w:t>
      </w:r>
      <m:oMath>
        <m:r>
          <w:rPr>
            <w:rFonts w:ascii="Cambria Math" w:hAnsi="Cambria Math"/>
          </w:rPr>
          <m:t>N</m:t>
        </m:r>
        <m:sSub>
          <m:sSubPr>
            <m:ctrlPr>
              <w:rPr>
                <w:rFonts w:ascii="Cambria Math" w:hAnsi="Cambria Math"/>
              </w:rPr>
            </m:ctrlPr>
          </m:sSubPr>
          <m:e>
            <m:r>
              <w:rPr>
                <w:rFonts w:ascii="Cambria Math" w:hAnsi="Cambria Math"/>
              </w:rPr>
              <m:t>u</m:t>
            </m:r>
          </m:e>
          <m:sub>
            <m:r>
              <w:rPr>
                <w:rFonts w:ascii="Cambria Math" w:hAnsi="Cambria Math"/>
              </w:rPr>
              <m:t>H2</m:t>
            </m:r>
          </m:sub>
        </m:sSub>
      </m:oMath>
      <w:r>
        <w:t xml:space="preserve"> = 3.091, and a web Biot number of at most 3.4×10</w:t>
      </w:r>
      <w:r>
        <w:rPr>
          <w:rFonts w:ascii="Cambria Math" w:hAnsi="Cambria Math" w:cs="Cambria Math"/>
        </w:rPr>
        <w:t>⁻</w:t>
      </w:r>
      <w:r>
        <w:rPr>
          <w:rFonts w:ascii="Aptos" w:hAnsi="Aptos" w:cs="Aptos"/>
        </w:rPr>
        <w:t>⁵</w:t>
      </w:r>
      <w:r>
        <w:t xml:space="preserve"> excludes conduction through the webs, though not every solid-side or assembly-scale resistance, as the limiting step. The side-wall profile inverts once the gas has recovered about two thirds of the available temperature difference, at </w:t>
      </w:r>
      <w:r>
        <w:rPr>
          <w:rFonts w:ascii="Aptos" w:hAnsi="Aptos" w:cs="Aptos"/>
        </w:rPr>
        <w:t>ε</w:t>
      </w:r>
      <w:r>
        <w:t>* of 0.642 to 0.666, and the wall-to-interior disequilibrium grows linearly with flow.</w:t>
      </w:r>
    </w:p>
    <w:p w14:paraId="65DF4B07" w14:textId="77777777" w:rsidR="00317DC1" w:rsidRDefault="00317DC1" w:rsidP="00317DC1"/>
    <w:p w14:paraId="424E3DE2" w14:textId="77777777" w:rsidR="00317DC1" w:rsidRDefault="00317DC1" w:rsidP="00317DC1">
      <w:r>
        <w:t xml:space="preserve">Second, the </w:t>
      </w:r>
      <w:del w:id="90701" w:author="Claude" w:date="2026-10-23T08:00:00Z">
        <w:r>
          <w:delText xml:space="preserve">receiver's</w:delText>
        </w:r>
      </w:del>
      <w:ins w:id="90702" w:author="Claude" w:date="2026-10-23T08:00:00Z">
        <w:r>
          <w:rPr>
            <w:highlight w:val="yellow"/>
          </w:rPr>
          <w:t xml:space="preserve">receiver</w:t>
        </w:r>
      </w:ins>
      <w:r>
        <w:t xml:space="preserve"> transient is governed </w:t>
      </w:r>
      <w:del w:id="90703" w:author="Claude" w:date="2026-10-23T08:00:00Z">
        <w:r>
          <w:delText xml:space="preserve">by far more than the absorber itself</w:delText>
        </w:r>
      </w:del>
      <w:ins w:id="90704" w:author="Claude" w:date="2026-10-23T08:00:00Z">
        <w:r>
          <w:rPr>
            <w:highlight w:val="yellow"/>
          </w:rPr>
          <w:t xml:space="preserve">mainly by thermal mass outside the absorber</w:t>
        </w:r>
      </w:ins>
      <w:r>
        <w:t xml:space="preserve">. The slow eigenvalue identifies an effective capacitance of 275 ± 38 J K</w:t>
      </w:r>
      <w:r>
        <w:rPr>
          <w:rFonts w:ascii="Cambria Math" w:hAnsi="Cambria Math" w:cs="Cambria Math"/>
        </w:rPr>
        <w:t>⁻</w:t>
      </w:r>
      <w:r>
        <w:rPr>
          <w:rFonts w:ascii="Aptos" w:hAnsi="Aptos" w:cs="Aptos"/>
        </w:rPr>
        <w:t>¹</w:t>
      </w:r>
      <w:r>
        <w:t>, six to seven times the 42</w:t>
      </w:r>
      <w:r>
        <w:rPr>
          <w:rFonts w:ascii="Aptos" w:hAnsi="Aptos" w:cs="Aptos"/>
        </w:rPr>
        <w:t>–</w:t>
      </w:r>
      <w:r>
        <w:t>47 J K</w:t>
      </w:r>
      <w:r>
        <w:rPr>
          <w:rFonts w:ascii="Cambria Math" w:hAnsi="Cambria Math" w:cs="Cambria Math"/>
        </w:rPr>
        <w:t>⁻</w:t>
      </w:r>
      <w:r>
        <w:rPr>
          <w:rFonts w:ascii="Aptos" w:hAnsi="Aptos" w:cs="Aptos"/>
        </w:rPr>
        <w:t>¹</w:t>
      </w:r>
      <w:r>
        <w:t xml:space="preserve"> of the bare monolith, and on the resulting time constant all fifteen heating transients collapse to a wall half-rise at t* = 0.205 within 16.9%, a single flow-dependent time scale for start-up and control models.</w:t>
      </w:r>
    </w:p>
    <w:p w14:paraId="4EA8E7FC" w14:textId="77777777" w:rsidR="00317DC1" w:rsidRDefault="00317DC1" w:rsidP="00317DC1"/>
    <w:p w14:paraId="40D88311" w14:textId="61A531D0" w:rsidR="00317DC1" w:rsidRDefault="00317DC1" w:rsidP="00317DC1">
      <w:r>
        <w:t xml:space="preserve">Third</w:t>
      </w:r>
      <w:del w:id="90705" w:author="Claude" w:date="2026-10-23T08:00:00Z">
        <w:r>
          <w:delText xml:space="preserve">, and most consequential for modelling</w:delText>
        </w:r>
      </w:del>
      <w:r>
        <w:t xml:space="preserve">, the transfer-unit count increases with flow, as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+0.341±0.040</m:t>
            </m:r>
          </m:sup>
        </m:sSubSup>
      </m:oMath>
      <w:r>
        <w:t xml:space="preserve">, where a single-stream formulation with a volumetric conductance fixed in axial position requires </w:t>
      </w:r>
      <m:oMath>
        <m:r>
          <w:rPr>
            <w:rFonts w:ascii="Cambria Math" w:hAnsi="Cambria Math"/>
          </w:rPr>
          <m:t>R</m:t>
        </m:r>
        <m:sSubSup>
          <m:sSubSupPr>
            <m:ctrlPr>
              <w:rPr>
                <w:rFonts w:ascii="Cambria Math" w:hAnsi="Cambria Math"/>
              </w:rPr>
            </m:ctrlPr>
          </m:sSubSupPr>
          <m:e>
            <m:r>
              <w:rPr>
                <w:rFonts w:ascii="Cambria Math" w:hAnsi="Cambria Math"/>
              </w:rPr>
              <m:t>e</m:t>
            </m:r>
          </m:e>
          <m:sub>
            <m:r>
              <w:rPr>
                <w:rFonts w:ascii="Cambria Math" w:hAnsi="Cambria Math"/>
              </w:rPr>
              <m:t>nom</m:t>
            </m:r>
          </m:sub>
          <m:sup>
            <m:r>
              <w:rPr>
                <w:rFonts w:ascii="Cambria Math" w:hAnsi="Cambria Math"/>
              </w:rPr>
              <m:t>-1.00</m:t>
            </m:r>
          </m:sup>
        </m:sSubSup>
      </m:oMath>
      <w:r>
        <w:t xml:space="preserve">. </w:t>
      </w:r>
      <w:del w:id="90706" w:author="Claude" w:date="2026-10-23T08:00:00Z">
        <w:r>
          <w:delText xml:space="preserve">Because the disagreement is in sign, no recalibration removes it, and it</w:delText>
        </w:r>
      </w:del>
      <w:ins w:id="90707" w:author="Claude" w:date="2026-10-23T08:00:00Z">
        <w:r>
          <w:rPr>
            <w:highlight w:val="yellow"/>
          </w:rPr>
          <w:t xml:space="preserve">The sign disagreement</w:t>
        </w:r>
      </w:ins>
      <w:r>
        <w:t xml:space="preserve"> rules out that model class for this receiver, though not continuum models in general. Provided neither the outlet-probe bias nor thermal stationarity varies with flow, which this campaign could not verify, the missing element is likely the distribution of flow among the channels.</w:t>
      </w:r>
    </w:p>
    <w:p w14:paraId="4D28F8D1" w14:textId="77777777" w:rsidR="00317DC1" w:rsidRDefault="00317DC1" w:rsidP="00317DC1"/>
    <w:p w14:paraId="37DE5B5E" w14:textId="77777777" w:rsidR="00317DC1" w:rsidRDefault="00317DC1" w:rsidP="00317DC1">
      <w:r>
        <w:t>Fourth, the data commonly used for validation cannot detect such a failure. The choice of thermocouple representing the solid alone moves the identified Nusselt prefactor by a factor of 29.7 and the inversion threshold from 0.57 to 0.79, while probe subset and fit window move the capacitance from 122 to 281 J K</w:t>
      </w:r>
      <w:r>
        <w:rPr>
          <w:rFonts w:ascii="Cambria Math" w:hAnsi="Cambria Math" w:cs="Cambria Math"/>
        </w:rPr>
        <w:t>⁻</w:t>
      </w:r>
      <w:r>
        <w:rPr>
          <w:rFonts w:ascii="Aptos" w:hAnsi="Aptos" w:cs="Aptos"/>
        </w:rPr>
        <w:t>¹</w:t>
      </w:r>
      <w:r>
        <w:t xml:space="preserve">. A model can therefore fit an outlet temperature and one or two solid temperatures and still be structurally wrong, which </w:t>
      </w:r>
      <w:del w:id="90708" w:author="Claude" w:date="2026-10-23T08:00:00Z">
        <w:r>
          <w:delText xml:space="preserve">offers a potential explanation for</w:delText>
        </w:r>
      </w:del>
      <w:ins w:id="90709" w:author="Claude" w:date="2026-10-23T08:00:00Z">
        <w:r>
          <w:rPr>
            <w:highlight w:val="yellow"/>
          </w:rPr>
          <w:t xml:space="preserve">may explain part of</w:t>
        </w:r>
      </w:ins>
      <w:r>
        <w:t xml:space="preserve"> the long-</w:t>
      </w:r>
      <w:r>
        <w:t xml:space="preserve">standing shortfall of measured absorber performance</w:t>
      </w:r>
      <w:del w:id="90710" w:author="Claude" w:date="2026-10-23T08:00:00Z">
        <w:r>
          <w:delText xml:space="preserve">, and validations should instead</w:delText>
        </w:r>
      </w:del>
      <w:ins w:id="90711" w:author="Claude" w:date="2026-10-23T08:00:00Z">
        <w:r>
          <w:rPr>
            <w:highlight w:val="yellow"/>
          </w:rPr>
          <w:t xml:space="preserve">. Validations should therefore</w:t>
        </w:r>
      </w:ins>
      <w:r>
        <w:t xml:space="preserve"> use gas and solid transients at several depths.</w:t>
      </w:r>
    </w:p>
    <w:p w14:paraId="6863FF23" w14:textId="77777777" w:rsidR="00317DC1" w:rsidRDefault="00317DC1" w:rsidP="00317DC1"/>
    <w:p w14:paraId="5F3FC152" w14:textId="77777777" w:rsidR="00317DC1" w:rsidRDefault="00317DC1" w:rsidP="00317DC1">
      <w:r>
        <w:t>Finally, the delivered aperture irradiance could not be fixed to a single value, so efficiency is reported as a span over 450–517, 304–402 and 200–256 kW m</w:t>
      </w:r>
      <w:r>
        <w:rPr>
          <w:rFonts w:ascii="Cambria Math" w:hAnsi="Cambria Math" w:cs="Cambria Math"/>
        </w:rPr>
        <w:t>⁻</w:t>
      </w:r>
      <w:r>
        <w:rPr>
          <w:rFonts w:ascii="Aptos" w:hAnsi="Aptos" w:cs="Aptos"/>
        </w:rPr>
        <w:t>²</w:t>
      </w:r>
      <w:r>
        <w:t xml:space="preserve">; the temperature-based conclusions do not depend on it. The measurement that would most advance this work is a pressure drop across the monolith faces alone: the installed transducer's </w:t>
      </w:r>
      <w:r>
        <w:rPr>
          <w:rFonts w:ascii="Aptos" w:hAnsi="Aptos" w:cs="Aptos"/>
        </w:rPr>
        <w:t>±</w:t>
      </w:r>
      <w:r>
        <w:t xml:space="preserve">0.2 mbar floor cannot resolve an expected 0.24 to 1.29 mbar, whereas a </w:t>
      </w:r>
      <w:r>
        <w:rPr>
          <w:rFonts w:ascii="Aptos" w:hAnsi="Aptos" w:cs="Aptos"/>
        </w:rPr>
        <w:t>±</w:t>
      </w:r>
      <w:r>
        <w:t xml:space="preserve">2 to </w:t>
      </w:r>
      <w:r>
        <w:rPr>
          <w:rFonts w:ascii="Aptos" w:hAnsi="Aptos" w:cs="Aptos"/>
        </w:rPr>
        <w:t>±</w:t>
      </w:r>
      <w:r>
        <w:t>5 mbar transducer would separate viscosity-driven redistribution from peripheral bypass.</w:t>
      </w:r>
    </w:p>
    <w:p w14:paraId="0C767EF3" w14:textId="74328862" w:rsidR="00317DC1" w:rsidRDefault="00317DC1" w:rsidP="006930BD">
      <w:pPr>
        <w:pStyle w:val="Heading1"/>
        <w:numPr>
          <w:ilvl w:val="0"/>
          <w:numId w:val="0"/>
        </w:numPr>
        <w:ind w:left="432" w:hanging="432"/>
      </w:pPr>
      <w:r>
        <w:t>Data availability and reproducibility</w:t>
      </w:r>
    </w:p>
    <w:p w14:paraId="0EF3570B" w14:textId="396F2287" w:rsidR="00317DC1" w:rsidRDefault="00317DC1" w:rsidP="00317DC1">
      <w:r>
        <w:t xml:space="preserve">The raw data for the experimental campaign described herein, as well as the programmed algorithms and scripts (see section 3.5 for more details) are available at the public repository https://github.com/auth-transp/transp-receiver.</w:t>
      </w:r>
    </w:p>
    <w:p w14:paraId="285EFF43" w14:textId="77777777" w:rsidR="00317DC1" w:rsidRDefault="00317DC1" w:rsidP="00317DC1"/>
    <w:p w14:paraId="5F738501" w14:textId="79D45D5D" w:rsidR="00317DC1" w:rsidRDefault="00317DC1" w:rsidP="006930BD">
      <w:pPr>
        <w:pStyle w:val="Heading1"/>
        <w:numPr>
          <w:ilvl w:val="0"/>
          <w:numId w:val="0"/>
        </w:numPr>
        <w:ind w:left="432" w:hanging="432"/>
      </w:pPr>
      <w:r>
        <w:t>Acknowledgements</w:t>
      </w:r>
    </w:p>
    <w:p w14:paraId="284FB99F" w14:textId="6A4646D0" w:rsidR="00317DC1" w:rsidRDefault="00317DC1" w:rsidP="00317DC1">
      <w:r>
        <w:t xml:space="preserve">This work, and in particular Ms Aysha Melhim, was supported financially as an ExxonMobil Low-Carbon Research Fellow during her MSc studies at Texas A&amp;M University at Qatar. The authors also wish to extend their gratitude to Dr. Jayanth Balasubramanian, Carbon Management Program Lead at ExxonMobil Qatar Limited, for his continuous support and insightful contributions during the fellowship. Finally, earlier parts of this work were supported by an NPRP award (NPRP12S-0301-190191) from the Qatar National Research Fund (a member of the Qatar Foundation).</w:t>
      </w:r>
    </w:p>
    <w:p w14:paraId="1590C78E" w14:textId="3088E588" w:rsidR="00317DC1" w:rsidRDefault="00317DC1" w:rsidP="006930BD">
      <w:pPr>
        <w:pStyle w:val="Heading1"/>
        <w:numPr>
          <w:ilvl w:val="0"/>
          <w:numId w:val="0"/>
        </w:numPr>
        <w:ind w:left="432" w:hanging="432"/>
      </w:pPr>
      <w:r>
        <w:t>Declaration of Generative AI and AI-assisted technologies in the writing process.</w:t>
      </w:r>
    </w:p>
    <w:p w14:paraId="4D7CD742" w14:textId="72BF2DF1" w:rsidR="00317DC1" w:rsidRDefault="00317DC1" w:rsidP="00317DC1">
      <w:commentRangeStart w:id="5"/>
      <w:r>
        <w:t xml:space="preserve">Authors disclose the use of multiple AI tools during the preparation of this manuscript. LeapSpace (actual version is not publicly available) by Elsevier was utilized to identify and collect literature beyond the traditional search engines (e.g. Elsevier Scopus and Google Scholar). Claude Opus 5.5 by Anthropic through the Claude Science platform was utilized to cross-examine all the claims herein against the collected and referenced literature, and improve syntax and grammar of the text. GPT Sol (v5.6) by OpenAI through the Codex platform was utilized to improve and clean up the source code of the programming scripts, and the same scripts were reviewed by Gemini (v3.8) by Google through the Antigravity platform. The latter was employed to prepare a clean documentation to accompany the code at the public repository. The authors reviewed and revised the material generated (text and code) and take full responsibility for the content of this publication.</w:t>
      </w:r>
      <w:commentRangeEnd w:id="5"/>
      <w:r>
        <w:commentReference w:id="5"/>
      </w:r>
    </w:p>
    <w:p w14:paraId="3E399038" w14:textId="3FB58581" w:rsidR="00317DC1" w:rsidRDefault="00317DC1" w:rsidP="00A50A79">
      <w:pPr>
        <w:pStyle w:val="Heading1"/>
        <w:numPr>
          <w:ilvl w:val="0"/>
          <w:numId w:val="0"/>
        </w:numPr>
        <w:ind w:left="432" w:hanging="432"/>
      </w:pPr>
      <w:r>
        <w:t>References</w:t>
      </w:r>
    </w:p>
    <w:p w14:paraId="73C1EE46" w14:textId="066C4C1B" w:rsidR="00C06FCC" w:rsidRDefault="00C06FCC" w:rsidP="00317DC1"/>
    <w:sectPr w:rsidR="00C06FCC" w:rsidSect="0016392F">
      <w:pgSz w:w="11907" w:h="16840" w:code="9"/>
      <w:pgMar w:top="851" w:right="567" w:bottom="851" w:left="1134"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laude" w:date="2026-10-23T05:06:42Z" w:initials="CL">
    <w:p w14:paraId="66BF88C6" w14:textId="77777777">
      <w:r>
        <w:rPr>
          <w:rStyle w:val="CommentReference"/>
        </w:rPr>
        <w:annotationRef/>
      </w:r>
      <w:r>
        <w:rPr>
          <w:color w:val="000000"/>
          <w:sz w:val="20"/>
          <w:szCs w:val="20"/>
        </w:rPr>
        <w:t xml:space="preserve">Abstract is ~357 words; most Elsevier journals cap at 250. Not shortened in this pass.</w:t>
      </w:r>
    </w:p>
  </w:comment>
  <w:comment w:id="1" w:author="Claude" w:date="2026-10-23T05:06:42Z" w:initials="CL">
    <w:p w14:paraId="7D341F4A" w14:textId="77777777">
      <w:r>
        <w:rPr>
          <w:rStyle w:val="CommentReference"/>
        </w:rPr>
        <w:annotationRef/>
      </w:r>
      <w:r>
        <w:rPr>
          <w:color w:val="000000"/>
          <w:sz w:val="20"/>
          <w:szCs w:val="20"/>
        </w:rPr>
        <w:t xml:space="preserve">Original cited 'section 3.2's finding that the front probes carry their own short time constant', but §3.2 makes no such finding; reworded to point to the faster modes excluded from the heating fit window. Also removed the uncited claim 'Most studies omit the receiver's dynamic behaviour altogether…'; reinstate with a citation if wanted.</w:t>
      </w:r>
    </w:p>
  </w:comment>
  <w:comment w:id="2" w:author="Claude" w:date="2026-10-23T05:06:42Z" w:initials="CL">
    <w:p w14:paraId="5AC0D093" w14:textId="77777777">
      <w:r>
        <w:rPr>
          <w:rStyle w:val="CommentReference"/>
        </w:rPr>
        <w:annotationRef/>
      </w:r>
      <w:r>
        <w:rPr>
          <w:color w:val="000000"/>
          <w:sz w:val="20"/>
          <w:szCs w:val="20"/>
        </w:rPr>
        <w:t xml:space="preserve">Check against Song et al. (2026): 'data integrity' is the wording of their title. Confirm they actually frame co-located temperatures this way.</w:t>
      </w:r>
    </w:p>
  </w:comment>
  <w:comment w:id="3" w:author="Claude" w:date="2026-10-23T05:06:42Z" w:initials="CL">
    <w:p w14:paraId="70B74032" w14:textId="77777777">
      <w:r>
        <w:rPr>
          <w:rStyle w:val="CommentReference"/>
        </w:rPr>
        <w:annotationRef/>
      </w:r>
      <w:r>
        <w:rPr>
          <w:color w:val="000000"/>
          <w:sz w:val="20"/>
          <w:szCs w:val="20"/>
        </w:rPr>
        <w:t xml:space="preserve">Original read 'Here it :' (text missing). Reconstructed as 'Here the same mechanism acts in a stable regime'; please confirm the intended meaning.</w:t>
      </w:r>
    </w:p>
  </w:comment>
  <w:comment w:id="4" w:author="Claude" w:date="2026-10-23T05:06:42Z" w:initials="CL">
    <w:p w14:paraId="775F4C10" w14:textId="77777777">
      <w:r>
        <w:rPr>
          <w:rStyle w:val="CommentReference"/>
        </w:rPr>
        <w:annotationRef/>
      </w:r>
      <w:r>
        <w:rPr>
          <w:color w:val="000000"/>
          <w:sz w:val="20"/>
          <w:szCs w:val="20"/>
        </w:rPr>
        <w:t xml:space="preserve">Citation {Fend,  #6995} has no year (EndNote record of the 2011 COMSOL paper). Left untouched; fix in the EndNote library.</w:t>
      </w:r>
    </w:p>
  </w:comment>
  <w:comment w:id="5" w:author="Claude" w:date="2026-10-23T05:06:43Z" w:initials="CL">
    <w:p w14:paraId="6FED929D" w14:textId="77777777">
      <w:r>
        <w:rPr>
          <w:rStyle w:val="CommentReference"/>
        </w:rPr>
        <w:annotationRef/>
      </w:r>
      <w:r>
        <w:rPr>
          <w:color w:val="000000"/>
          <w:sz w:val="20"/>
          <w:szCs w:val="20"/>
        </w:rPr>
        <w:t xml:space="preserve">Declaration says Claude was used to 'improve syntax and grammar'. The text has been restructured beyond grammar (including this pass); consider 'language editing and restructuring of drafted text'. Also verify the exact product names/versions listed.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BF88C6" w15:done="0"/>
  <w15:commentEx w15:paraId="7D341F4A" w15:done="0"/>
  <w15:commentEx w15:paraId="5AC0D093" w15:done="0"/>
  <w15:commentEx w15:paraId="70B74032" w15:done="0"/>
  <w15:commentEx w15:paraId="775F4C10" w15:done="0"/>
  <w15:commentEx w15:paraId="6FED92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B951FEE" w16cex:dateUtc="2026-10-23T05:06:42Z"/>
  <w16cex:commentExtensible w16cex:durableId="7F2A7624" w16cex:dateUtc="2026-10-23T05:06:42Z"/>
  <w16cex:commentExtensible w16cex:durableId="41E15CFD" w16cex:dateUtc="2026-10-23T05:06:42Z"/>
  <w16cex:commentExtensible w16cex:durableId="0A4BAD8E" w16cex:dateUtc="2026-10-23T05:06:42Z"/>
  <w16cex:commentExtensible w16cex:durableId="461AB69D" w16cex:dateUtc="2026-10-23T05:06:42Z"/>
  <w16cex:commentExtensible w16cex:durableId="59C3EB00" w16cex:dateUtc="2026-10-23T05:06:4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BF88C6" w16cid:durableId="5B951FEE"/>
  <w16cid:commentId w16cid:paraId="7D341F4A" w16cid:durableId="7F2A7624"/>
  <w16cid:commentId w16cid:paraId="5AC0D093" w16cid:durableId="41E15CFD"/>
  <w16cid:commentId w16cid:paraId="70B74032" w16cid:durableId="0A4BAD8E"/>
  <w16cid:commentId w16cid:paraId="775F4C10" w16cid:durableId="461AB69D"/>
  <w16cid:commentId w16cid:paraId="6FED929D" w16cid:durableId="59C3EB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FC223F"/>
    <w:multiLevelType w:val="multilevel"/>
    <w:tmpl w:val="687A94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67646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kk Energy Conversion Mgmt&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1&lt;/HyperlinksVisible&gt;&lt;EnableBibliographyCategories&gt;0&lt;/EnableBibliographyCategories&gt;&lt;/ENLayout&gt;"/>
    <w:docVar w:name="EN.Libraries" w:val="&lt;Libraries&gt;&lt;item db-id=&quot;5wxdaz0rpzdezlevvrgpsafxxvwwvx292w2e&quot;&gt;Articles_v8&lt;record-ids&gt;&lt;item&gt;4947&lt;/item&gt;&lt;item&gt;4948&lt;/item&gt;&lt;item&gt;5188&lt;/item&gt;&lt;item&gt;5189&lt;/item&gt;&lt;item&gt;5195&lt;/item&gt;&lt;item&gt;5198&lt;/item&gt;&lt;item&gt;6977&lt;/item&gt;&lt;item&gt;6979&lt;/item&gt;&lt;item&gt;6980&lt;/item&gt;&lt;item&gt;6981&lt;/item&gt;&lt;item&gt;6984&lt;/item&gt;&lt;item&gt;6985&lt;/item&gt;&lt;item&gt;6987&lt;/item&gt;&lt;item&gt;6988&lt;/item&gt;&lt;item&gt;6989&lt;/item&gt;&lt;item&gt;6990&lt;/item&gt;&lt;item&gt;6991&lt;/item&gt;&lt;item&gt;6993&lt;/item&gt;&lt;item&gt;6994&lt;/item&gt;&lt;item&gt;6995&lt;/item&gt;&lt;item&gt;6998&lt;/item&gt;&lt;item&gt;6999&lt;/item&gt;&lt;item&gt;7000&lt;/item&gt;&lt;item&gt;7001&lt;/item&gt;&lt;item&gt;7002&lt;/item&gt;&lt;item&gt;7003&lt;/item&gt;&lt;item&gt;7004&lt;/item&gt;&lt;item&gt;7005&lt;/item&gt;&lt;item&gt;7006&lt;/item&gt;&lt;item&gt;7007&lt;/item&gt;&lt;item&gt;7008&lt;/item&gt;&lt;item&gt;7009&lt;/item&gt;&lt;item&gt;7010&lt;/item&gt;&lt;item&gt;7011&lt;/item&gt;&lt;item&gt;7012&lt;/item&gt;&lt;item&gt;7013&lt;/item&gt;&lt;item&gt;7014&lt;/item&gt;&lt;item&gt;7015&lt;/item&gt;&lt;item&gt;7016&lt;/item&gt;&lt;item&gt;7017&lt;/item&gt;&lt;item&gt;7018&lt;/item&gt;&lt;item&gt;7019&lt;/item&gt;&lt;item&gt;7020&lt;/item&gt;&lt;item&gt;7021&lt;/item&gt;&lt;item&gt;7022&lt;/item&gt;&lt;item&gt;7023&lt;/item&gt;&lt;item&gt;7024&lt;/item&gt;&lt;item&gt;7025&lt;/item&gt;&lt;item&gt;7026&lt;/item&gt;&lt;item&gt;7027&lt;/item&gt;&lt;item&gt;7028&lt;/item&gt;&lt;item&gt;7029&lt;/item&gt;&lt;item&gt;7030&lt;/item&gt;&lt;/record-ids&gt;&lt;/item&gt;&lt;/Libraries&gt;"/>
    <w:docVar w:name="EN.UseJSCitationFormat" w:val="False"/>
  </w:docVars>
  <w:rsids>
    <w:rsidRoot w:val="00317DC1"/>
    <w:rsid w:val="00002503"/>
    <w:rsid w:val="00030A39"/>
    <w:rsid w:val="000666FE"/>
    <w:rsid w:val="00087DF8"/>
    <w:rsid w:val="00092A00"/>
    <w:rsid w:val="000A38AA"/>
    <w:rsid w:val="0016392F"/>
    <w:rsid w:val="002904D9"/>
    <w:rsid w:val="002D2F87"/>
    <w:rsid w:val="002F0D39"/>
    <w:rsid w:val="00313D01"/>
    <w:rsid w:val="00317DC1"/>
    <w:rsid w:val="00394F5A"/>
    <w:rsid w:val="003F7DEF"/>
    <w:rsid w:val="00461540"/>
    <w:rsid w:val="00482551"/>
    <w:rsid w:val="00486892"/>
    <w:rsid w:val="004D0969"/>
    <w:rsid w:val="005421C0"/>
    <w:rsid w:val="00545D5E"/>
    <w:rsid w:val="00582DA2"/>
    <w:rsid w:val="0059279E"/>
    <w:rsid w:val="005E27A9"/>
    <w:rsid w:val="005E30E0"/>
    <w:rsid w:val="00623E96"/>
    <w:rsid w:val="006247FA"/>
    <w:rsid w:val="00633AAF"/>
    <w:rsid w:val="006913E3"/>
    <w:rsid w:val="006930BD"/>
    <w:rsid w:val="006B7BD5"/>
    <w:rsid w:val="007516BA"/>
    <w:rsid w:val="007756E0"/>
    <w:rsid w:val="007E1450"/>
    <w:rsid w:val="00812C25"/>
    <w:rsid w:val="0083099A"/>
    <w:rsid w:val="00867A50"/>
    <w:rsid w:val="008833D9"/>
    <w:rsid w:val="008A2274"/>
    <w:rsid w:val="008C0528"/>
    <w:rsid w:val="008D7A52"/>
    <w:rsid w:val="008E3E3F"/>
    <w:rsid w:val="009455F9"/>
    <w:rsid w:val="009501E2"/>
    <w:rsid w:val="009B337E"/>
    <w:rsid w:val="009C7E1D"/>
    <w:rsid w:val="009E296B"/>
    <w:rsid w:val="009E7929"/>
    <w:rsid w:val="00A05789"/>
    <w:rsid w:val="00A06A1D"/>
    <w:rsid w:val="00A37487"/>
    <w:rsid w:val="00A50A79"/>
    <w:rsid w:val="00A957AF"/>
    <w:rsid w:val="00AA2E0A"/>
    <w:rsid w:val="00B26120"/>
    <w:rsid w:val="00B53C04"/>
    <w:rsid w:val="00B601AA"/>
    <w:rsid w:val="00BE699E"/>
    <w:rsid w:val="00C030FD"/>
    <w:rsid w:val="00C06FCC"/>
    <w:rsid w:val="00C14399"/>
    <w:rsid w:val="00CF36B3"/>
    <w:rsid w:val="00CF6207"/>
    <w:rsid w:val="00D0475A"/>
    <w:rsid w:val="00D142FF"/>
    <w:rsid w:val="00D80774"/>
    <w:rsid w:val="00DE6186"/>
    <w:rsid w:val="00E0230F"/>
    <w:rsid w:val="00E30D98"/>
    <w:rsid w:val="00E661D7"/>
    <w:rsid w:val="00EC5F72"/>
    <w:rsid w:val="00ED7DE5"/>
    <w:rsid w:val="00F372BE"/>
    <w:rsid w:val="00F62764"/>
    <w:rsid w:val="00FB6C9C"/>
    <w:rsid w:val="00FC688D"/>
    <w:rsid w:val="00FC6A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70D9"/>
  <w15:chartTrackingRefBased/>
  <w15:docId w15:val="{CAED4D73-27F5-4F82-BD01-8A1AAE394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7A52"/>
    <w:pPr>
      <w:spacing w:after="0" w:line="288" w:lineRule="auto"/>
      <w:jc w:val="both"/>
    </w:pPr>
  </w:style>
  <w:style w:type="paragraph" w:styleId="Heading1">
    <w:name w:val="heading 1"/>
    <w:basedOn w:val="Normal"/>
    <w:next w:val="Normal"/>
    <w:link w:val="Heading1Char"/>
    <w:uiPriority w:val="9"/>
    <w:qFormat/>
    <w:rsid w:val="00317DC1"/>
    <w:pPr>
      <w:keepNext/>
      <w:keepLines/>
      <w:numPr>
        <w:numId w:val="1"/>
      </w:numPr>
      <w:spacing w:before="360" w:after="80"/>
      <w:outlineLvl w:val="0"/>
    </w:pPr>
    <w:rPr>
      <w:rFonts w:asciiTheme="majorHAnsi" w:eastAsiaTheme="majorEastAsia" w:hAnsiTheme="majorHAnsi" w:cstheme="majorBidi"/>
      <w:b/>
      <w:bCs/>
      <w:color w:val="0F4761" w:themeColor="accent1" w:themeShade="BF"/>
    </w:rPr>
  </w:style>
  <w:style w:type="paragraph" w:styleId="Heading2">
    <w:name w:val="heading 2"/>
    <w:basedOn w:val="Normal"/>
    <w:next w:val="Normal"/>
    <w:link w:val="Heading2Char"/>
    <w:uiPriority w:val="9"/>
    <w:unhideWhenUsed/>
    <w:qFormat/>
    <w:rsid w:val="00A50A79"/>
    <w:pPr>
      <w:keepNext/>
      <w:keepLines/>
      <w:numPr>
        <w:ilvl w:val="1"/>
        <w:numId w:val="1"/>
      </w:numPr>
      <w:ind w:left="578" w:hanging="578"/>
      <w:outlineLvl w:val="1"/>
    </w:pPr>
    <w:rPr>
      <w:rFonts w:asciiTheme="majorHAnsi" w:eastAsiaTheme="majorEastAsia" w:hAnsiTheme="majorHAnsi" w:cstheme="majorBidi"/>
      <w:i/>
      <w:iCs/>
      <w:color w:val="0F4761" w:themeColor="accent1" w:themeShade="BF"/>
    </w:rPr>
  </w:style>
  <w:style w:type="paragraph" w:styleId="Heading3">
    <w:name w:val="heading 3"/>
    <w:basedOn w:val="Normal"/>
    <w:next w:val="Normal"/>
    <w:link w:val="Heading3Char"/>
    <w:uiPriority w:val="9"/>
    <w:semiHidden/>
    <w:unhideWhenUsed/>
    <w:qFormat/>
    <w:rsid w:val="00317DC1"/>
    <w:pPr>
      <w:keepNext/>
      <w:keepLines/>
      <w:numPr>
        <w:ilvl w:val="2"/>
        <w:numId w:val="1"/>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DC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DC1"/>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DC1"/>
    <w:pPr>
      <w:keepNext/>
      <w:keepLines/>
      <w:numPr>
        <w:ilvl w:val="5"/>
        <w:numId w:val="1"/>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C1"/>
    <w:pPr>
      <w:keepNext/>
      <w:keepLines/>
      <w:numPr>
        <w:ilvl w:val="6"/>
        <w:numId w:val="1"/>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C1"/>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C1"/>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C1"/>
    <w:rPr>
      <w:rFonts w:asciiTheme="majorHAnsi" w:eastAsiaTheme="majorEastAsia" w:hAnsiTheme="majorHAnsi" w:cstheme="majorBidi"/>
      <w:b/>
      <w:bCs/>
      <w:color w:val="0F4761" w:themeColor="accent1" w:themeShade="BF"/>
    </w:rPr>
  </w:style>
  <w:style w:type="character" w:customStyle="1" w:styleId="Heading2Char">
    <w:name w:val="Heading 2 Char"/>
    <w:basedOn w:val="DefaultParagraphFont"/>
    <w:link w:val="Heading2"/>
    <w:uiPriority w:val="9"/>
    <w:rsid w:val="00A50A79"/>
    <w:rPr>
      <w:rFonts w:asciiTheme="majorHAnsi" w:eastAsiaTheme="majorEastAsia" w:hAnsiTheme="majorHAnsi" w:cstheme="majorBidi"/>
      <w:i/>
      <w:iCs/>
      <w:color w:val="0F4761" w:themeColor="accent1" w:themeShade="BF"/>
    </w:rPr>
  </w:style>
  <w:style w:type="character" w:customStyle="1" w:styleId="Heading3Char">
    <w:name w:val="Heading 3 Char"/>
    <w:basedOn w:val="DefaultParagraphFont"/>
    <w:link w:val="Heading3"/>
    <w:uiPriority w:val="9"/>
    <w:semiHidden/>
    <w:rsid w:val="00317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DC1"/>
    <w:rPr>
      <w:rFonts w:eastAsiaTheme="majorEastAsia" w:cstheme="majorBidi"/>
      <w:color w:val="272727" w:themeColor="text1" w:themeTint="D8"/>
    </w:rPr>
  </w:style>
  <w:style w:type="paragraph" w:styleId="Title">
    <w:name w:val="Title"/>
    <w:basedOn w:val="Normal"/>
    <w:next w:val="Normal"/>
    <w:link w:val="TitleChar"/>
    <w:uiPriority w:val="10"/>
    <w:qFormat/>
    <w:rsid w:val="00317D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DC1"/>
    <w:pPr>
      <w:spacing w:before="160"/>
      <w:jc w:val="center"/>
    </w:pPr>
    <w:rPr>
      <w:i/>
      <w:iCs/>
      <w:color w:val="404040" w:themeColor="text1" w:themeTint="BF"/>
    </w:rPr>
  </w:style>
  <w:style w:type="character" w:customStyle="1" w:styleId="QuoteChar">
    <w:name w:val="Quote Char"/>
    <w:basedOn w:val="DefaultParagraphFont"/>
    <w:link w:val="Quote"/>
    <w:uiPriority w:val="29"/>
    <w:rsid w:val="00317DC1"/>
    <w:rPr>
      <w:i/>
      <w:iCs/>
      <w:color w:val="404040" w:themeColor="text1" w:themeTint="BF"/>
    </w:rPr>
  </w:style>
  <w:style w:type="paragraph" w:styleId="ListParagraph">
    <w:name w:val="List Paragraph"/>
    <w:basedOn w:val="Normal"/>
    <w:uiPriority w:val="34"/>
    <w:qFormat/>
    <w:rsid w:val="00317DC1"/>
    <w:pPr>
      <w:ind w:left="720"/>
      <w:contextualSpacing/>
    </w:pPr>
  </w:style>
  <w:style w:type="character" w:styleId="IntenseEmphasis">
    <w:name w:val="Intense Emphasis"/>
    <w:basedOn w:val="DefaultParagraphFont"/>
    <w:uiPriority w:val="21"/>
    <w:qFormat/>
    <w:rsid w:val="00317DC1"/>
    <w:rPr>
      <w:i/>
      <w:iCs/>
      <w:color w:val="0F4761" w:themeColor="accent1" w:themeShade="BF"/>
    </w:rPr>
  </w:style>
  <w:style w:type="paragraph" w:styleId="IntenseQuote">
    <w:name w:val="Intense Quote"/>
    <w:basedOn w:val="Normal"/>
    <w:next w:val="Normal"/>
    <w:link w:val="IntenseQuoteChar"/>
    <w:uiPriority w:val="30"/>
    <w:qFormat/>
    <w:rsid w:val="00317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DC1"/>
    <w:rPr>
      <w:i/>
      <w:iCs/>
      <w:color w:val="0F4761" w:themeColor="accent1" w:themeShade="BF"/>
    </w:rPr>
  </w:style>
  <w:style w:type="character" w:styleId="IntenseReference">
    <w:name w:val="Intense Reference"/>
    <w:basedOn w:val="DefaultParagraphFont"/>
    <w:uiPriority w:val="32"/>
    <w:qFormat/>
    <w:rsid w:val="00317DC1"/>
    <w:rPr>
      <w:b/>
      <w:bCs/>
      <w:smallCaps/>
      <w:color w:val="0F4761" w:themeColor="accent1" w:themeShade="BF"/>
      <w:spacing w:val="5"/>
    </w:rPr>
  </w:style>
  <w:style w:type="character" w:styleId="BookTitle">
    <w:name w:val="Book Title"/>
    <w:basedOn w:val="DefaultParagraphFont"/>
    <w:uiPriority w:val="33"/>
    <w:qFormat/>
    <w:rsid w:val="00E0230F"/>
    <w:rPr>
      <w:b/>
      <w:bCs/>
      <w:i/>
      <w:iCs/>
      <w:spacing w:val="5"/>
    </w:rPr>
  </w:style>
  <w:style w:type="paragraph" w:styleId="Caption">
    <w:name w:val="caption"/>
    <w:basedOn w:val="Normal"/>
    <w:next w:val="Normal"/>
    <w:uiPriority w:val="35"/>
    <w:unhideWhenUsed/>
    <w:qFormat/>
    <w:rsid w:val="00A50A79"/>
    <w:pPr>
      <w:spacing w:after="200"/>
    </w:pPr>
    <w:rPr>
      <w:i/>
      <w:iCs/>
      <w:color w:val="156082" w:themeColor="accent1"/>
      <w:sz w:val="22"/>
      <w:szCs w:val="18"/>
    </w:rPr>
  </w:style>
  <w:style w:type="character" w:styleId="Emphasis">
    <w:name w:val="Emphasis"/>
    <w:basedOn w:val="DefaultParagraphFont"/>
    <w:uiPriority w:val="20"/>
    <w:qFormat/>
    <w:rsid w:val="00E0230F"/>
    <w:rPr>
      <w:i/>
      <w:iCs/>
    </w:rPr>
  </w:style>
  <w:style w:type="paragraph" w:styleId="NoSpacing">
    <w:name w:val="No Spacing"/>
    <w:uiPriority w:val="1"/>
    <w:qFormat/>
    <w:rsid w:val="00E0230F"/>
    <w:pPr>
      <w:spacing w:after="0" w:line="240" w:lineRule="auto"/>
      <w:jc w:val="both"/>
    </w:pPr>
  </w:style>
  <w:style w:type="character" w:styleId="Strong">
    <w:name w:val="Strong"/>
    <w:basedOn w:val="DefaultParagraphFont"/>
    <w:uiPriority w:val="22"/>
    <w:qFormat/>
    <w:rsid w:val="00E0230F"/>
    <w:rPr>
      <w:b/>
      <w:bCs/>
    </w:rPr>
  </w:style>
  <w:style w:type="character" w:styleId="SubtleEmphasis">
    <w:name w:val="Subtle Emphasis"/>
    <w:basedOn w:val="DefaultParagraphFont"/>
    <w:uiPriority w:val="19"/>
    <w:qFormat/>
    <w:rsid w:val="00E0230F"/>
    <w:rPr>
      <w:i/>
      <w:iCs/>
      <w:color w:val="404040" w:themeColor="text1" w:themeTint="BF"/>
    </w:rPr>
  </w:style>
  <w:style w:type="character" w:styleId="SubtleReference">
    <w:name w:val="Subtle Reference"/>
    <w:basedOn w:val="DefaultParagraphFont"/>
    <w:uiPriority w:val="31"/>
    <w:qFormat/>
    <w:rsid w:val="00E0230F"/>
    <w:rPr>
      <w:smallCaps/>
      <w:color w:val="5A5A5A" w:themeColor="text1" w:themeTint="A5"/>
    </w:rPr>
  </w:style>
  <w:style w:type="paragraph" w:styleId="TOCHeading">
    <w:name w:val="TOC Heading"/>
    <w:basedOn w:val="Heading1"/>
    <w:next w:val="Normal"/>
    <w:uiPriority w:val="39"/>
    <w:semiHidden/>
    <w:unhideWhenUsed/>
    <w:qFormat/>
    <w:rsid w:val="00E0230F"/>
    <w:pPr>
      <w:numPr>
        <w:numId w:val="0"/>
      </w:numPr>
      <w:spacing w:before="240" w:after="0"/>
      <w:outlineLvl w:val="9"/>
    </w:pPr>
    <w:rPr>
      <w:b w:val="0"/>
      <w:bCs w:val="0"/>
      <w:sz w:val="32"/>
      <w:szCs w:val="32"/>
    </w:rPr>
  </w:style>
  <w:style w:type="paragraph" w:customStyle="1" w:styleId="EndNoteBibliographyTitle">
    <w:name w:val="EndNote Bibliography Title"/>
    <w:basedOn w:val="Normal"/>
    <w:link w:val="EndNoteBibliographyTitleChar"/>
    <w:rsid w:val="00486892"/>
    <w:pPr>
      <w:jc w:val="center"/>
    </w:pPr>
    <w:rPr>
      <w:rFonts w:ascii="Aptos" w:hAnsi="Aptos"/>
      <w:noProof/>
    </w:rPr>
  </w:style>
  <w:style w:type="character" w:customStyle="1" w:styleId="EndNoteBibliographyTitleChar">
    <w:name w:val="EndNote Bibliography Title Char"/>
    <w:basedOn w:val="DefaultParagraphFont"/>
    <w:link w:val="EndNoteBibliographyTitle"/>
    <w:rsid w:val="00486892"/>
    <w:rPr>
      <w:rFonts w:ascii="Aptos" w:hAnsi="Aptos"/>
      <w:noProof/>
    </w:rPr>
  </w:style>
  <w:style w:type="paragraph" w:customStyle="1" w:styleId="EndNoteBibliography">
    <w:name w:val="EndNote Bibliography"/>
    <w:basedOn w:val="Normal"/>
    <w:link w:val="EndNoteBibliographyChar"/>
    <w:rsid w:val="006913E3"/>
    <w:pPr>
      <w:ind w:left="567" w:hanging="567"/>
    </w:pPr>
    <w:rPr>
      <w:rFonts w:ascii="Aptos" w:hAnsi="Aptos"/>
      <w:noProof/>
    </w:rPr>
  </w:style>
  <w:style w:type="character" w:customStyle="1" w:styleId="EndNoteBibliographyChar">
    <w:name w:val="EndNote Bibliography Char"/>
    <w:basedOn w:val="DefaultParagraphFont"/>
    <w:link w:val="EndNoteBibliography"/>
    <w:rsid w:val="006913E3"/>
    <w:rPr>
      <w:rFonts w:ascii="Aptos" w:hAnsi="Aptos"/>
      <w:noProof/>
    </w:rPr>
  </w:style>
  <w:style w:type="character" w:styleId="Hyperlink">
    <w:name w:val="Hyperlink"/>
    <w:basedOn w:val="DefaultParagraphFont"/>
    <w:uiPriority w:val="99"/>
    <w:unhideWhenUsed/>
    <w:rsid w:val="00486892"/>
    <w:rPr>
      <w:color w:val="467886" w:themeColor="hyperlink"/>
      <w:u w:val="none"/>
    </w:rPr>
  </w:style>
  <w:style w:type="character" w:styleId="UnresolvedMention">
    <w:name w:val="Unresolved Mention"/>
    <w:basedOn w:val="DefaultParagraphFont"/>
    <w:uiPriority w:val="99"/>
    <w:semiHidden/>
    <w:unhideWhenUsed/>
    <w:rsid w:val="00486892"/>
    <w:rPr>
      <w:color w:val="605E5C"/>
      <w:shd w:val="clear" w:color="auto" w:fill="E1DFDD"/>
    </w:rPr>
  </w:style>
  <w:style w:type="table" w:styleId="TableGrid">
    <w:name w:val="Table Grid"/>
    <w:basedOn w:val="TableNormal"/>
    <w:uiPriority w:val="39"/>
    <w:rsid w:val="00A50A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0A79"/>
    <w:rPr>
      <w:color w:val="666666"/>
    </w:rPr>
  </w:style>
  <w:style w:type="character" w:styleId="LineNumber">
    <w:name w:val="line number"/>
    <w:basedOn w:val="DefaultParagraphFont"/>
    <w:uiPriority w:val="99"/>
    <w:semiHidden/>
    <w:unhideWhenUsed/>
    <w:rsid w:val="001639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 Id="rId15" Type="http://schemas.openxmlformats.org/officeDocument/2006/relationships/comments" Target="comments.xml"/><Relationship Id="rId16" Type="http://schemas.microsoft.com/office/2011/relationships/commentsExtended" Target="commentsExtended.xml"/><Relationship Id="rId17" Type="http://schemas.microsoft.com/office/2016/09/relationships/commentsIds" Target="commentsIds.xml"/><Relationship Id="rId18"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16B957-4A09-4D10-A938-676AA389B8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1225</TotalTime>
  <Pages>30</Pages>
  <Words>13169</Words>
  <Characters>75066</Characters>
  <Application>Microsoft Office Word</Application>
  <DocSecurity>0</DocSecurity>
  <Lines>625</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Konstantinos Kakosimos</dc:creator>
  <cp:keywords/>
  <dc:description/>
  <cp:lastModifiedBy>Konstantinos Kakosimos</cp:lastModifiedBy>
  <cp:revision>6</cp:revision>
  <cp:lastPrinted>2026-10-10T23:47:00Z</cp:lastPrinted>
  <dcterms:created xsi:type="dcterms:W3CDTF">2026-10-21T05:11:00Z</dcterms:created>
  <dcterms:modified xsi:type="dcterms:W3CDTF">2026-10-23T04:56:00Z</dcterms:modified>
</cp:coreProperties>
</file>